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32FAD" w14:textId="77777777" w:rsidR="00BC3246" w:rsidRDefault="003E12B0" w:rsidP="00CC34B8">
      <w:pPr>
        <w:pStyle w:val="Title"/>
        <w:spacing w:line="480" w:lineRule="auto"/>
      </w:pPr>
      <w:r>
        <w:t>Unclear Regional Effects of a Large Marine Protected Area Network</w:t>
      </w:r>
    </w:p>
    <w:p w14:paraId="4668B2A6" w14:textId="77777777" w:rsidR="00BC3246" w:rsidRDefault="003E12B0" w:rsidP="00CC34B8">
      <w:pPr>
        <w:pStyle w:val="Author"/>
        <w:spacing w:line="480" w:lineRule="auto"/>
      </w:pPr>
      <w:r>
        <w:t>Daniel Ovando</w:t>
      </w:r>
    </w:p>
    <w:p w14:paraId="399A69FD" w14:textId="77777777" w:rsidR="00BC3246" w:rsidRDefault="003E12B0" w:rsidP="00CC34B8">
      <w:pPr>
        <w:pStyle w:val="Author"/>
        <w:spacing w:line="480" w:lineRule="auto"/>
      </w:pPr>
      <w:r>
        <w:t>Jennifer E. Caselle</w:t>
      </w:r>
    </w:p>
    <w:p w14:paraId="73E0E706" w14:textId="77777777" w:rsidR="00BC3246" w:rsidRDefault="003E12B0" w:rsidP="00CC34B8">
      <w:pPr>
        <w:pStyle w:val="Author"/>
        <w:spacing w:line="480" w:lineRule="auto"/>
      </w:pPr>
      <w:r>
        <w:t>Christopher Costello</w:t>
      </w:r>
    </w:p>
    <w:p w14:paraId="160BC266" w14:textId="77777777" w:rsidR="00BC3246" w:rsidRDefault="003E12B0" w:rsidP="00CC34B8">
      <w:pPr>
        <w:pStyle w:val="Author"/>
        <w:spacing w:line="480" w:lineRule="auto"/>
      </w:pPr>
      <w:r>
        <w:t>Olivier Deschenes</w:t>
      </w:r>
    </w:p>
    <w:p w14:paraId="5C2D8836" w14:textId="77777777" w:rsidR="00BC3246" w:rsidRDefault="003E12B0" w:rsidP="00CC34B8">
      <w:pPr>
        <w:pStyle w:val="Author"/>
        <w:spacing w:line="480" w:lineRule="auto"/>
      </w:pPr>
      <w:r>
        <w:t>Steven D. Gaines</w:t>
      </w:r>
    </w:p>
    <w:p w14:paraId="59CF728E" w14:textId="77777777" w:rsidR="00BC3246" w:rsidRDefault="003E12B0" w:rsidP="00CC34B8">
      <w:pPr>
        <w:pStyle w:val="Author"/>
        <w:spacing w:line="480" w:lineRule="auto"/>
      </w:pPr>
      <w:r>
        <w:t>Ray Hilborn</w:t>
      </w:r>
    </w:p>
    <w:p w14:paraId="066AA3DB" w14:textId="77777777" w:rsidR="00BC3246" w:rsidRDefault="003E12B0" w:rsidP="00CC34B8">
      <w:pPr>
        <w:pStyle w:val="Author"/>
        <w:spacing w:line="480" w:lineRule="auto"/>
      </w:pPr>
      <w:r>
        <w:t>Owen Liu</w:t>
      </w:r>
    </w:p>
    <w:p w14:paraId="441CBC1C" w14:textId="77777777" w:rsidR="00BC3246" w:rsidRDefault="003E12B0" w:rsidP="00CC34B8">
      <w:pPr>
        <w:pStyle w:val="Date"/>
        <w:spacing w:line="480" w:lineRule="auto"/>
      </w:pPr>
      <w:r>
        <w:t>2020-04-19</w:t>
      </w:r>
    </w:p>
    <w:p w14:paraId="1D6956D1" w14:textId="77777777" w:rsidR="00BC3246" w:rsidRDefault="003E12B0" w:rsidP="00CC34B8">
      <w:pPr>
        <w:pStyle w:val="Abstract"/>
        <w:spacing w:line="480" w:lineRule="auto"/>
      </w:pPr>
      <w:r>
        <w:lastRenderedPageBreak/>
        <w:t>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the importance and challenges of estimating regional MPA effects.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of targeted finfish throughout the Channel Islands region. We use a bio-economic simulation model to explain this discrepancy, and demonstrate under what conditions we likely can and cannot clearly estimate the regional conservation effects of MPAs.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w:t>
      </w:r>
    </w:p>
    <w:p w14:paraId="6D343ED4" w14:textId="77777777" w:rsidR="00BC3246" w:rsidRDefault="003E12B0" w:rsidP="00CC34B8">
      <w:pPr>
        <w:pStyle w:val="Heading1"/>
        <w:spacing w:line="480" w:lineRule="auto"/>
      </w:pPr>
      <w:bookmarkStart w:id="0" w:name="front-matter"/>
      <w:r>
        <w:t>Front Matter</w:t>
      </w:r>
      <w:bookmarkEnd w:id="0"/>
    </w:p>
    <w:p w14:paraId="085B3FFB" w14:textId="77777777" w:rsidR="00BC3246" w:rsidRDefault="003E12B0" w:rsidP="00CC34B8">
      <w:pPr>
        <w:pStyle w:val="Heading2"/>
        <w:spacing w:line="480" w:lineRule="auto"/>
      </w:pPr>
      <w:bookmarkStart w:id="1" w:name="author_contributions"/>
      <w:r>
        <w:t>author_contributions:</w:t>
      </w:r>
      <w:bookmarkEnd w:id="1"/>
    </w:p>
    <w:p w14:paraId="2FB2487E" w14:textId="77777777" w:rsidR="00BC3246" w:rsidRDefault="003E12B0" w:rsidP="00CC34B8">
      <w:pPr>
        <w:pStyle w:val="FirstParagraph"/>
        <w:spacing w:line="480" w:lineRule="auto"/>
      </w:pPr>
      <w:r>
        <w:lastRenderedPageBreak/>
        <w:t>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14:paraId="6593C81D" w14:textId="77777777" w:rsidR="00BC3246" w:rsidRDefault="003E12B0" w:rsidP="00CC34B8">
      <w:pPr>
        <w:pStyle w:val="Heading2"/>
        <w:spacing w:line="480" w:lineRule="auto"/>
      </w:pPr>
      <w:bookmarkStart w:id="2" w:name="conflict_of_interest"/>
      <w:r>
        <w:t>conflict_of_interest:</w:t>
      </w:r>
      <w:bookmarkEnd w:id="2"/>
    </w:p>
    <w:p w14:paraId="7170DF2B" w14:textId="77777777" w:rsidR="00BC3246" w:rsidRDefault="003E12B0" w:rsidP="00CC34B8">
      <w:pPr>
        <w:pStyle w:val="FirstParagraph"/>
        <w:spacing w:line="480" w:lineRule="auto"/>
      </w:pPr>
      <w:r>
        <w:t>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14:paraId="122E5E46" w14:textId="77777777" w:rsidR="00BC3246" w:rsidRDefault="003E12B0" w:rsidP="00CC34B8">
      <w:pPr>
        <w:pStyle w:val="Heading2"/>
        <w:spacing w:line="480" w:lineRule="auto"/>
      </w:pPr>
      <w:bookmarkStart w:id="3" w:name="significance"/>
      <w:r>
        <w:t>significance</w:t>
      </w:r>
      <w:bookmarkEnd w:id="3"/>
    </w:p>
    <w:p w14:paraId="17E35B67" w14:textId="563BF2BF" w:rsidR="00BC3246" w:rsidRDefault="003E12B0" w:rsidP="00CC34B8">
      <w:pPr>
        <w:pStyle w:val="FirstParagraph"/>
        <w:spacing w:line="480" w:lineRule="auto"/>
      </w:pPr>
      <w:r>
        <w:t>Healthy marine ecosystems are critical to the well-being of the planet. Marine protected areas (MPAs)</w:t>
      </w:r>
      <w:del w:id="4" w:author="Owen Liu" w:date="2020-04-20T13:30:00Z">
        <w:r w:rsidDel="00BC015F">
          <w:delText>, parts of the oceans protected from human activities such as fishing,</w:delText>
        </w:r>
      </w:del>
      <w:r>
        <w:t xml:space="preserve"> are increasingly being used to conserve and manage these ecosystems. Our study pairs theory with empirical methods to show that the regional conservation effects of marine protected areas can be highly variable and dependent on human drivers. We find no statistically clear effect of a large and well protected network of MPAs in the Channel Island, California, on targeted finfish after 14 years of protection, which our simulation analysis suggests is actually to be expected. MPA practitioners must clearly communicate expectations from </w:t>
      </w:r>
      <w:r>
        <w:lastRenderedPageBreak/>
        <w:t>MPA networks, and plan monitoring and adaptations strategies that directly address the challenges of estimating regional conservation effects of protected areas.</w:t>
      </w:r>
    </w:p>
    <w:p w14:paraId="08364C33" w14:textId="77777777" w:rsidR="00BC3246" w:rsidRDefault="003E12B0" w:rsidP="00CC34B8">
      <w:pPr>
        <w:pStyle w:val="Heading2"/>
        <w:spacing w:line="480" w:lineRule="auto"/>
      </w:pPr>
      <w:bookmarkStart w:id="5" w:name="acknowledgements"/>
      <w:r>
        <w:t>acknowledgements</w:t>
      </w:r>
      <w:bookmarkEnd w:id="5"/>
    </w:p>
    <w:p w14:paraId="2615E279" w14:textId="77777777" w:rsidR="00BC3246" w:rsidRDefault="003E12B0" w:rsidP="00CC34B8">
      <w:pPr>
        <w:pStyle w:val="FirstParagraph"/>
        <w:spacing w:line="480" w:lineRule="auto"/>
      </w:pPr>
      <w:r>
        <w:t>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with special thanks to to Kathyrn Davis Koehn and Avrey Parsons-Field. We also thank Cody Szuwalski, Julia Lawson, André Punt, and two anonymous reviewers for helpful comments and technical support.</w:t>
      </w:r>
    </w:p>
    <w:p w14:paraId="309DFA4C" w14:textId="77777777" w:rsidR="00BC3246" w:rsidRDefault="003E12B0" w:rsidP="00CC34B8">
      <w:pPr>
        <w:pStyle w:val="Heading2"/>
        <w:spacing w:line="480" w:lineRule="auto"/>
      </w:pPr>
      <w:bookmarkStart w:id="6" w:name="keywords"/>
      <w:r>
        <w:t>keywords:</w:t>
      </w:r>
      <w:bookmarkEnd w:id="6"/>
    </w:p>
    <w:p w14:paraId="3798143F" w14:textId="77777777" w:rsidR="00BC3246" w:rsidRDefault="003E12B0" w:rsidP="00CC34B8">
      <w:pPr>
        <w:pStyle w:val="Compact"/>
        <w:numPr>
          <w:ilvl w:val="0"/>
          <w:numId w:val="2"/>
        </w:numPr>
        <w:spacing w:line="480" w:lineRule="auto"/>
      </w:pPr>
      <w:r>
        <w:t>Marine Protected Areas</w:t>
      </w:r>
    </w:p>
    <w:p w14:paraId="604D782C" w14:textId="77777777" w:rsidR="00BC3246" w:rsidRDefault="003E12B0" w:rsidP="00CC34B8">
      <w:pPr>
        <w:pStyle w:val="Compact"/>
        <w:numPr>
          <w:ilvl w:val="0"/>
          <w:numId w:val="2"/>
        </w:numPr>
        <w:spacing w:line="480" w:lineRule="auto"/>
      </w:pPr>
      <w:r>
        <w:t>Conservation</w:t>
      </w:r>
    </w:p>
    <w:p w14:paraId="17080E2C" w14:textId="77777777" w:rsidR="00BC3246" w:rsidRDefault="003E12B0" w:rsidP="00CC34B8">
      <w:pPr>
        <w:pStyle w:val="Compact"/>
        <w:numPr>
          <w:ilvl w:val="0"/>
          <w:numId w:val="2"/>
        </w:numPr>
        <w:spacing w:line="480" w:lineRule="auto"/>
      </w:pPr>
      <w:r>
        <w:t>Bio-economic modeling</w:t>
      </w:r>
    </w:p>
    <w:p w14:paraId="2B146DD3" w14:textId="77777777" w:rsidR="00BC3246" w:rsidRDefault="003E12B0" w:rsidP="00CC34B8">
      <w:pPr>
        <w:pStyle w:val="Compact"/>
        <w:numPr>
          <w:ilvl w:val="0"/>
          <w:numId w:val="2"/>
        </w:numPr>
        <w:spacing w:line="480" w:lineRule="auto"/>
      </w:pPr>
      <w:r>
        <w:t>Program Evaluation</w:t>
      </w:r>
    </w:p>
    <w:p w14:paraId="49C60833" w14:textId="77777777" w:rsidR="00BC3246" w:rsidRDefault="003E12B0" w:rsidP="00CC34B8">
      <w:pPr>
        <w:pStyle w:val="Heading1"/>
        <w:spacing w:line="480" w:lineRule="auto"/>
      </w:pPr>
      <w:bookmarkStart w:id="7" w:name="body"/>
      <w:r>
        <w:t>Body</w:t>
      </w:r>
      <w:bookmarkEnd w:id="7"/>
    </w:p>
    <w:p w14:paraId="4D35707B" w14:textId="77777777" w:rsidR="00BC3246" w:rsidRDefault="003E12B0" w:rsidP="00CC34B8">
      <w:pPr>
        <w:pStyle w:val="FirstParagraph"/>
        <w:spacing w:line="480" w:lineRule="auto"/>
      </w:pPr>
      <w:r>
        <w:t xml:space="preserve">No-take Marine Protected Areas (MPAs), spatial regions of the ocean in which fishing is prohibited, have a long history in the management of marine resources. </w:t>
      </w:r>
      <w:commentRangeStart w:id="8"/>
      <w:r>
        <w:t xml:space="preserve">Traditional cultures in Oceania utilized - often temporary - MPAs as “fish banks” for times of need (1). </w:t>
      </w:r>
      <w:r>
        <w:lastRenderedPageBreak/>
        <w:t>Modern MPAs were first established primarily as marine analogs to the terrestrial protection of iconic landscapes like Yellowstone or Kruger National Parks (2, 3).</w:t>
      </w:r>
      <w:commentRangeEnd w:id="8"/>
      <w:r w:rsidR="00130638">
        <w:rPr>
          <w:rStyle w:val="CommentReference"/>
        </w:rPr>
        <w:commentReference w:id="8"/>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 (4).</w:t>
      </w:r>
    </w:p>
    <w:p w14:paraId="1629045D" w14:textId="496972AA" w:rsidR="00BC3246" w:rsidRDefault="003E12B0" w:rsidP="00CC34B8">
      <w:pPr>
        <w:pStyle w:val="BodyText"/>
        <w:spacing w:line="480" w:lineRule="auto"/>
      </w:pPr>
      <w:r>
        <w:t>Recent</w:t>
      </w:r>
      <w:ins w:id="9" w:author="Owen Liu" w:date="2020-04-20T13:42:00Z">
        <w:r w:rsidR="00130638">
          <w:t xml:space="preserve"> international</w:t>
        </w:r>
      </w:ins>
      <w:r>
        <w:t xml:space="preserve">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w:t>
      </w:r>
      <w:ins w:id="10" w:author="Owen Liu" w:date="2020-04-20T13:48:00Z">
        <w:r w:rsidR="00403614">
          <w:t>Indeed, n</w:t>
        </w:r>
      </w:ins>
      <w:moveToRangeStart w:id="11" w:author="Owen Liu" w:date="2020-04-20T13:48:00Z" w:name="move38282910"/>
      <w:moveTo w:id="12" w:author="Owen Liu" w:date="2020-04-20T13:48:00Z">
        <w:del w:id="13" w:author="Owen Liu" w:date="2020-04-20T13:48:00Z">
          <w:r w:rsidR="00403614" w:rsidDel="00403614">
            <w:delText>N</w:delText>
          </w:r>
        </w:del>
        <w:r w:rsidR="00403614">
          <w:t>umerous studies provide evidence that well-enforced and appropriately sized MPAs can produce conservation benefits within their borders (5–8</w:t>
        </w:r>
        <w:del w:id="14" w:author="Owen Liu" w:date="2020-04-20T13:48:00Z">
          <w:r w:rsidR="00403614" w:rsidDel="00403614">
            <w:delText>)</w:delText>
          </w:r>
        </w:del>
      </w:moveTo>
      <w:ins w:id="15" w:author="Owen Liu" w:date="2020-04-20T13:48:00Z">
        <w:r w:rsidR="00403614">
          <w:t>.</w:t>
        </w:r>
      </w:ins>
      <w:moveTo w:id="16" w:author="Owen Liu" w:date="2020-04-20T13:48:00Z">
        <w:del w:id="17" w:author="Owen Liu" w:date="2020-04-20T13:48:00Z">
          <w:r w:rsidR="00403614" w:rsidDel="00403614">
            <w:delText>.</w:delText>
          </w:r>
        </w:del>
      </w:moveTo>
      <w:moveToRangeEnd w:id="11"/>
      <w:del w:id="18" w:author="Owen Liu" w:date="2020-04-20T13:48:00Z">
        <w:r w:rsidDel="00403614">
          <w:delText>Despite these assumptions</w:delText>
        </w:r>
      </w:del>
      <w:ins w:id="19" w:author="Owen Liu" w:date="2020-04-20T13:48:00Z">
        <w:r w:rsidR="00403614">
          <w:t xml:space="preserve"> However</w:t>
        </w:r>
      </w:ins>
      <w:r>
        <w:t>, our collective scientific understanding of the regional-scale conservation and fishery impacts of current and future MPAs is surprisingly limited.</w:t>
      </w:r>
    </w:p>
    <w:p w14:paraId="3E9929EB" w14:textId="7E57E76C" w:rsidR="00BC3246" w:rsidRDefault="003E12B0" w:rsidP="00CC34B8">
      <w:pPr>
        <w:pStyle w:val="BodyText"/>
        <w:spacing w:line="480" w:lineRule="auto"/>
      </w:pPr>
      <w:moveFromRangeStart w:id="20" w:author="Owen Liu" w:date="2020-04-20T13:48:00Z" w:name="move38282910"/>
      <w:moveFrom w:id="21" w:author="Owen Liu" w:date="2020-04-20T13:48:00Z">
        <w:r w:rsidDel="00403614">
          <w:t xml:space="preserve">Numerous studies provide evidence that well-enforced and appropriately sized MPAs can produce conservation benefits within their borders (5–8). </w:t>
        </w:r>
      </w:moveFrom>
      <w:moveFromRangeEnd w:id="20"/>
      <w:r>
        <w:t xml:space="preserve">As </w:t>
      </w:r>
      <w:del w:id="22" w:author="Owen Liu" w:date="2020-04-20T13:48:00Z">
        <w:r w:rsidDel="00403614">
          <w:delText xml:space="preserve">these </w:delText>
        </w:r>
      </w:del>
      <w:r>
        <w:t xml:space="preserve">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 (9–17), as well as alteration of fishing effort in reaction to (18–20) and in anticipation of (21) MPA placement. </w:t>
      </w:r>
      <w:del w:id="23" w:author="Owen Liu" w:date="2020-04-21T11:47:00Z">
        <w:r w:rsidDel="002E4A79">
          <w:delText xml:space="preserve">The potentially more important question, however, is </w:delText>
        </w:r>
        <w:r w:rsidDel="002E4A79">
          <w:lastRenderedPageBreak/>
          <w:delText>not whether spillover occurs (it must to some degree in any realistic scenario), but what the net effects of spillover are and whether those effects are empirically detectable</w:delText>
        </w:r>
      </w:del>
      <w:ins w:id="24" w:author="Owen Liu" w:date="2020-04-21T11:47:00Z">
        <w:r w:rsidR="002E4A79">
          <w:t>However, empirically detecting the regional net effects of spillover on fish populations and fisheries is much more difficult</w:t>
        </w:r>
      </w:ins>
      <w:r>
        <w:t>.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14:paraId="14E9F6D0" w14:textId="73B9EDBC" w:rsidR="00BC3246" w:rsidRDefault="003E12B0" w:rsidP="00CC34B8">
      <w:pPr>
        <w:pStyle w:val="BodyText"/>
        <w:spacing w:line="480" w:lineRule="auto"/>
      </w:pPr>
      <w:r>
        <w:t>As stakeholders around the world seek to use MPAs in marine resource management portfolios, it is critical that we develop a better understanding of the magnitude and drivers of regional-scale MPA effects. This is particularly true in the context of a changing climate, in which “set it and forget it” management strategies are increasingly untenable; we need to be able to monitor the performance of MPAs in order to adapt them as dictated by a shifting environment. The MPAs within the Channel Islands National Marine Sanctuary, California, USA (</w:t>
      </w:r>
      <w:del w:id="25" w:author="Owen Liu" w:date="2020-04-21T11:49:00Z">
        <w:r w:rsidDel="002E4A79">
          <w:delText>which we will refer to as the Channel Islands from now on</w:delText>
        </w:r>
      </w:del>
      <w:ins w:id="26" w:author="Owen Liu" w:date="2020-04-21T11:49:00Z">
        <w:r w:rsidR="002E4A79">
          <w:t>hereafter, the Channel Islands</w:t>
        </w:r>
      </w:ins>
      <w:r>
        <w:t>) provide an ideal case study to address this need. A network of protected areas covering approximately 20% of the Islands’ waters was put in place in 2003 (22). This MPA network has subsequently been used as a model case study in protected area design around the world (24).</w:t>
      </w:r>
    </w:p>
    <w:p w14:paraId="6EAE4640" w14:textId="4A52560C" w:rsidR="00BC3246" w:rsidRDefault="003E12B0" w:rsidP="00CC34B8">
      <w:pPr>
        <w:pStyle w:val="BodyText"/>
        <w:spacing w:line="480" w:lineRule="auto"/>
      </w:pPr>
      <w:r>
        <w:t xml:space="preserve">We use data from the first 14 years of protection to provide what is to our knowledge the first empirical assessment of the regional effect </w:t>
      </w:r>
      <w:del w:id="27" w:author="Owen Liu" w:date="2020-04-20T13:50:00Z">
        <w:r w:rsidDel="00403614">
          <w:delText>(defined here</w:delText>
        </w:r>
      </w:del>
      <w:del w:id="28" w:author="Owen Liu" w:date="2020-04-20T13:49:00Z">
        <w:r w:rsidDel="00403614">
          <w:delText xml:space="preserve"> as the effect of MPAs on the mean biomass density of targeted finfish both inside and outside of MPAs</w:delText>
        </w:r>
      </w:del>
      <w:del w:id="29" w:author="Owen Liu" w:date="2020-04-20T13:50:00Z">
        <w:r w:rsidDel="00403614">
          <w:delText xml:space="preserve">) </w:delText>
        </w:r>
      </w:del>
      <w:r>
        <w:t xml:space="preserve">of a large MPA </w:t>
      </w:r>
      <w:r>
        <w:lastRenderedPageBreak/>
        <w:t xml:space="preserve">network on a wide array of finfish species. </w:t>
      </w:r>
      <w:ins w:id="30" w:author="Owen Liu" w:date="2020-04-20T13:49:00Z">
        <w:r w:rsidR="00403614">
          <w:t xml:space="preserve">For the purpose of this study, we define a regional effect as the effect of MPAs on the mean biomass density of targeted finfish both inside and outside of MPAs. </w:t>
        </w:r>
      </w:ins>
      <w:r>
        <w:t>In contrast to clear differences in biomass densities observed inside and outside of well protected MPAs both globally (5) and in the Channel Islands (26) 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14:paraId="2ECA0A66" w14:textId="77777777" w:rsidR="00BC3246" w:rsidRDefault="003E12B0" w:rsidP="00CC34B8">
      <w:pPr>
        <w:pStyle w:val="Heading2"/>
        <w:spacing w:line="480" w:lineRule="auto"/>
      </w:pPr>
      <w:bookmarkStart w:id="31" w:name="results-discussion"/>
      <w:r>
        <w:t>Results &amp; Discussion</w:t>
      </w:r>
      <w:bookmarkEnd w:id="31"/>
    </w:p>
    <w:p w14:paraId="17FDBC5B" w14:textId="77777777" w:rsidR="00BC3246" w:rsidRDefault="003E12B0" w:rsidP="00CC34B8">
      <w:pPr>
        <w:pStyle w:val="Heading3"/>
        <w:spacing w:line="480" w:lineRule="auto"/>
      </w:pPr>
      <w:bookmarkStart w:id="32" w:name="what-are-the-regional-effects-of-mpas"/>
      <w:r>
        <w:t>What Are the Regional Effects of MPAs?</w:t>
      </w:r>
      <w:bookmarkEnd w:id="32"/>
    </w:p>
    <w:p w14:paraId="7C2FA59A" w14:textId="5AE75036" w:rsidR="00BC3246" w:rsidRDefault="003E12B0" w:rsidP="00CC34B8">
      <w:pPr>
        <w:pStyle w:val="FirstParagraph"/>
        <w:spacing w:line="480" w:lineRule="auto"/>
      </w:pPr>
      <w:r>
        <w:t xml:space="preserve">The empirical MPA literature has generally focused on assessing conservation effects within the borders of protected areas (7).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w:t>
      </w:r>
      <w:del w:id="33" w:author="Owen Liu" w:date="2020-04-20T14:02:00Z">
        <w:r w:rsidDel="002F3068">
          <w:delText>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w:delText>
        </w:r>
      </w:del>
      <w:ins w:id="34" w:author="Owen Liu" w:date="2020-04-20T14:02:00Z">
        <w:r w:rsidR="002F3068">
          <w:t>The assumption</w:t>
        </w:r>
      </w:ins>
      <w:r>
        <w:t xml:space="preserve"> that MPAs will have conservation benefits </w:t>
      </w:r>
      <w:ins w:id="35" w:author="Owen Liu" w:date="2020-04-20T14:02:00Z">
        <w:r w:rsidR="002F3068">
          <w:t xml:space="preserve">beyond their borders </w:t>
        </w:r>
      </w:ins>
      <w:r>
        <w:t>for most species</w:t>
      </w:r>
      <w:del w:id="36" w:author="Owen Liu" w:date="2020-04-20T14:02:00Z">
        <w:r w:rsidDel="002F3068">
          <w:delText xml:space="preserve"> beyond their borders,</w:delText>
        </w:r>
      </w:del>
      <w:r>
        <w:t xml:space="preserve"> is implicit in all multilateral calls for MPA expansion</w:t>
      </w:r>
      <w:ins w:id="37" w:author="Owen Liu" w:date="2020-04-20T14:02:00Z">
        <w:r w:rsidR="002F3068">
          <w:t>, but these benefi</w:t>
        </w:r>
      </w:ins>
      <w:ins w:id="38" w:author="Owen Liu" w:date="2020-04-20T14:03:00Z">
        <w:r w:rsidR="002F3068">
          <w:t>ts have not been widely measured</w:t>
        </w:r>
      </w:ins>
      <w:r>
        <w:t>.</w:t>
      </w:r>
    </w:p>
    <w:p w14:paraId="4AF10E24" w14:textId="6C5C63FC" w:rsidR="00BC3246" w:rsidRDefault="003E12B0" w:rsidP="00CC34B8">
      <w:pPr>
        <w:pStyle w:val="BodyText"/>
        <w:spacing w:line="480" w:lineRule="auto"/>
      </w:pPr>
      <w:r>
        <w:lastRenderedPageBreak/>
        <w:t>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w:t>
      </w:r>
      <w:ins w:id="39" w:author="Owen Liu" w:date="2020-04-21T11:50:00Z">
        <w:r w:rsidR="002E4A79">
          <w:t xml:space="preserve">. While </w:t>
        </w:r>
      </w:ins>
      <w:del w:id="40" w:author="Owen Liu" w:date="2020-04-21T11:50:00Z">
        <w:r w:rsidDel="002E4A79">
          <w:delText xml:space="preserve"> (acknowledging that </w:delText>
        </w:r>
      </w:del>
      <w:r>
        <w:t>other outcomes such as increased biodiversity or resiliency are also important to conservation</w:t>
      </w:r>
      <w:ins w:id="41" w:author="Owen Liu" w:date="2020-04-21T11:50:00Z">
        <w:r w:rsidR="002E4A79">
          <w:t>,</w:t>
        </w:r>
      </w:ins>
      <w:ins w:id="42" w:author="Owen Liu" w:date="2020-04-21T11:51:00Z">
        <w:r w:rsidR="002E4A79">
          <w:t xml:space="preserve"> these</w:t>
        </w:r>
      </w:ins>
      <w:del w:id="43" w:author="Owen Liu" w:date="2020-04-21T11:50:00Z">
        <w:r w:rsidDel="002E4A79">
          <w:delText xml:space="preserve"> but </w:delText>
        </w:r>
      </w:del>
      <w:r>
        <w:t>are beyond the scope of this analysis</w:t>
      </w:r>
      <w:del w:id="44" w:author="Owen Liu" w:date="2020-04-21T11:50:00Z">
        <w:r w:rsidDel="002E4A79">
          <w:delText>)</w:delText>
        </w:r>
      </w:del>
      <w:r>
        <w:t xml:space="preserve">. </w:t>
      </w:r>
      <w:ins w:id="45" w:author="Owen Liu" w:date="2020-04-21T11:53:00Z">
        <w:r w:rsidR="002E4A79">
          <w:t>As an example of a regional MPA effect, c</w:t>
        </w:r>
      </w:ins>
      <w:del w:id="46" w:author="Owen Liu" w:date="2020-04-21T11:53:00Z">
        <w:r w:rsidDel="002E4A79">
          <w:delText>C</w:delText>
        </w:r>
      </w:del>
      <w:r>
        <w:t>onsider a</w:t>
      </w:r>
      <w:ins w:id="47" w:author="Owen Liu" w:date="2020-04-21T11:51:00Z">
        <w:r w:rsidR="002E4A79">
          <w:t>n</w:t>
        </w:r>
      </w:ins>
      <w:r>
        <w:t xml:space="preserve"> evenly distributed population that has 50% of its range protected by an MPA. Suppose that the MPA increase biomass densities inside the reserves by 20%, and by 0% outside the reserve. By our metric the regional conservation effect of the MPA would be 10%.</w:t>
      </w:r>
    </w:p>
    <w:p w14:paraId="1CB84509" w14:textId="77777777" w:rsidR="00BC3246" w:rsidRDefault="003E12B0" w:rsidP="00CC34B8">
      <w:pPr>
        <w:pStyle w:val="BodyText"/>
        <w:spacing w:line="480" w:lineRule="auto"/>
      </w:pPr>
      <w:r>
        <w:t>Numerous factors can affect the regional effects of MPAs. These include the scale of adult and larval dispersal relative to the size of the MPAs (8, 27–30), larval dispersal patterns and the strength and timing of density dependence in the population (e.g. pre- or post-settlement, (31)), the age and degree of enforcement (7), how overfished the population would be without the MPA, and how fishing and management responds to the implementation of the MPAs (4, 32–43). In addition, even for the same total area of MPAs, the location and spacing of the MPAs can have a profound influence on their cumulative impact through network effects (4, 44).</w:t>
      </w:r>
    </w:p>
    <w:p w14:paraId="643D2875" w14:textId="77777777" w:rsidR="00BC3246" w:rsidRDefault="003E12B0" w:rsidP="00CC34B8">
      <w:pPr>
        <w:pStyle w:val="BodyText"/>
        <w:spacing w:line="480" w:lineRule="auto"/>
      </w:pPr>
      <w:r>
        <w:t xml:space="preserve">Given this existing body of theory, what should we expect </w:t>
      </w:r>
      <w:r>
        <w:rPr>
          <w:i/>
        </w:rPr>
        <w:t>a priori</w:t>
      </w:r>
      <w:r>
        <w:t xml:space="preserve"> 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w:t>
      </w:r>
      <w:r>
        <w:lastRenderedPageBreak/>
        <w:t>complexes, with a mean Von Bertalanffy growth coefficient of 0.32, and a mean age at maturity of 4 years (45).</w:t>
      </w:r>
    </w:p>
    <w:p w14:paraId="19460791" w14:textId="41F2419F" w:rsidR="00BC3246" w:rsidRDefault="003E12B0" w:rsidP="00CC34B8">
      <w:pPr>
        <w:pStyle w:val="BodyText"/>
        <w:spacing w:line="480" w:lineRule="auto"/>
      </w:pPr>
      <w:r>
        <w:t xml:space="preserve">The MPAs in this study cover 20% of the </w:t>
      </w:r>
      <w:del w:id="48" w:author="Owen Liu" w:date="2020-04-21T11:55:00Z">
        <w:r w:rsidDel="002E4A79">
          <w:delText xml:space="preserve">the </w:delText>
        </w:r>
      </w:del>
      <w:r>
        <w:t>surface waters of the Channel Islands, a region spanning roughly 90km east to west. Detailed dispersal studies are not available for all of the species covered by our study, but what information we have suggest that while adults of some of these species are likely to exhibit site fidelity (46), larvae are likely distributed beyond the Channel Islands (47). Therefore, if we assume that the population of the targeted species is at least equal to the extent of the Channel Islands, we can assume that at most the MPAs cover roughly 20% of the targeted populations’ ranges.</w:t>
      </w:r>
    </w:p>
    <w:p w14:paraId="2E9D1134" w14:textId="2F64F7F5" w:rsidR="00BC3246" w:rsidRDefault="003E12B0" w:rsidP="00CC34B8">
      <w:pPr>
        <w:pStyle w:val="BodyText"/>
        <w:spacing w:line="480" w:lineRule="auto"/>
      </w:pPr>
      <w:r>
        <w:t>Formal stock assessments are largely lacking for these species. However, what evidence we have suggests mostly moderate fishing pressure, with some species such as California sheephead (</w:t>
      </w:r>
      <w:r>
        <w:rPr>
          <w:i/>
        </w:rPr>
        <w:t>Semicossyphus pulcher</w:t>
      </w:r>
      <w:r>
        <w:t>) and blue rockfish (</w:t>
      </w:r>
      <w:r>
        <w:rPr>
          <w:i/>
        </w:rPr>
        <w:t>Sebastes mystinus</w:t>
      </w:r>
      <w:r>
        <w:t>) experiencing high levels of fishing mortality</w:t>
      </w:r>
      <w:ins w:id="49" w:author="Owen Liu" w:date="2020-04-21T11:56:00Z">
        <w:r w:rsidR="002E4A79">
          <w:t>, likely resulting in</w:t>
        </w:r>
      </w:ins>
      <w:del w:id="50" w:author="Owen Liu" w:date="2020-04-21T11:56:00Z">
        <w:r w:rsidDel="002E4A79">
          <w:delText xml:space="preserve"> /</w:delText>
        </w:r>
      </w:del>
      <w:r>
        <w:t xml:space="preserve"> biomass levels below </w:t>
      </w:r>
      <w:commentRangeStart w:id="51"/>
      <w:r>
        <w:t xml:space="preserve">target </w:t>
      </w:r>
      <w:commentRangeEnd w:id="51"/>
      <w:r w:rsidR="002E4A79">
        <w:rPr>
          <w:rStyle w:val="CommentReference"/>
        </w:rPr>
        <w:commentReference w:id="51"/>
      </w:r>
      <w:r>
        <w:t>levels during the early 2000s (48, 49).</w:t>
      </w:r>
    </w:p>
    <w:p w14:paraId="5AA9D553" w14:textId="7DEDE502" w:rsidR="00BC3246" w:rsidRDefault="003E12B0" w:rsidP="00CC34B8">
      <w:pPr>
        <w:pStyle w:val="BodyText"/>
        <w:spacing w:line="480" w:lineRule="auto"/>
      </w:pPr>
      <w:r>
        <w:t xml:space="preserve">We integrated these network design features, life history traits, and exploitation histories into a spatially explicit bio-economic simulation model, and used this model to generate expected outcomes for the Channel Islands MPAs, varying key unknowns such as the degree of pre-MPA depletion, </w:t>
      </w:r>
      <w:ins w:id="52" w:author="Owen Liu" w:date="2020-04-21T11:57:00Z">
        <w:r w:rsidR="002E4A79">
          <w:t xml:space="preserve">species’ </w:t>
        </w:r>
      </w:ins>
      <w:r>
        <w:t xml:space="preserve">movement rates, and fleet dynamics. While a wide range of </w:t>
      </w:r>
      <w:del w:id="53" w:author="Owen Liu" w:date="2020-04-21T11:57:00Z">
        <w:r w:rsidDel="001B5E46">
          <w:delText xml:space="preserve">outcomes </w:delText>
        </w:r>
      </w:del>
      <w:ins w:id="54" w:author="Owen Liu" w:date="2020-04-21T11:57:00Z">
        <w:r w:rsidR="001B5E46">
          <w:t xml:space="preserve">MPA effects </w:t>
        </w:r>
      </w:ins>
      <w:r>
        <w:t>are plausible</w:t>
      </w:r>
      <w:ins w:id="55" w:author="Owen Liu" w:date="2020-04-21T11:57:00Z">
        <w:r w:rsidR="001B5E46">
          <w:t xml:space="preserve"> in our simulations</w:t>
        </w:r>
      </w:ins>
      <w:r>
        <w:t>, from 0% to upwards of 200%, the</w:t>
      </w:r>
      <w:del w:id="56" w:author="Owen Liu" w:date="2020-04-21T11:57:00Z">
        <w:r w:rsidDel="001B5E46">
          <w:delText xml:space="preserve"> a</w:delText>
        </w:r>
      </w:del>
      <w:r>
        <w:t xml:space="preserve"> median simulated effect size for a stylized version of the Channel Islands after over ten years of protection was roughly </w:t>
      </w:r>
      <w:commentRangeStart w:id="57"/>
      <w:r>
        <w:t>16</w:t>
      </w:r>
      <w:commentRangeEnd w:id="57"/>
      <w:r w:rsidR="001B5E46">
        <w:rPr>
          <w:rStyle w:val="CommentReference"/>
        </w:rPr>
        <w:commentReference w:id="57"/>
      </w:r>
      <w:r>
        <w:t>%.</w:t>
      </w:r>
    </w:p>
    <w:p w14:paraId="4069BE66" w14:textId="77777777" w:rsidR="00BC3246" w:rsidRDefault="003E12B0" w:rsidP="00CC34B8">
      <w:pPr>
        <w:pStyle w:val="Heading3"/>
        <w:spacing w:line="480" w:lineRule="auto"/>
      </w:pPr>
      <w:bookmarkStart w:id="58" w:name="Xc15feac916f6fc1178ec3b94bc2421540115af8"/>
      <w:r>
        <w:lastRenderedPageBreak/>
        <w:t>Effects of the Channel Islands MPA Network</w:t>
      </w:r>
      <w:bookmarkEnd w:id="58"/>
    </w:p>
    <w:p w14:paraId="33BA2273" w14:textId="77777777" w:rsidR="00BC3246" w:rsidRDefault="003E12B0" w:rsidP="00CC34B8">
      <w:pPr>
        <w:pStyle w:val="FirstParagraph"/>
        <w:spacing w:line="480" w:lineRule="auto"/>
      </w:pPr>
      <w:r>
        <w:t>Having established a theoretical grounding for the likely biomass density outcomes of the Channel Island MPAs, what empirical evidence do we have of the effects? (26) examined changes in biomass densities of species targeted by fishing activity inside and outside of the MPAs over time (a metric generally termed a “response ratio”), and compared these changes to the trends in non-targeted species. They found a statistically significant increase in the response ratios of targeted species over time, and evidence that this increase is smaller in the non-targeted species. Updating the results of (26) through 2017 with a Bayesian response-ratio regression shows a continuation of the increasing trend in the response ratios of targeted species (Fig.1). This provides evidence that the Channel Islands MPAs are large enough and sufficiently well-enforced as to provide meaningful protection within their borders.</w:t>
      </w:r>
    </w:p>
    <w:p w14:paraId="06C875FD" w14:textId="69E71FE0" w:rsidR="00BC3246" w:rsidRDefault="001B5E46" w:rsidP="00CC34B8">
      <w:pPr>
        <w:pStyle w:val="BodyText"/>
        <w:spacing w:line="480" w:lineRule="auto"/>
      </w:pPr>
      <w:ins w:id="59" w:author="Owen Liu" w:date="2020-04-21T12:01:00Z">
        <w:r>
          <w:t xml:space="preserve">Unfortunately, these response ratios do not provide sufficient evidence for significant regional-scale effects of the Channel Islands MPAs. </w:t>
        </w:r>
      </w:ins>
      <w:commentRangeStart w:id="60"/>
      <w:del w:id="61" w:author="Owen Liu" w:date="2020-04-21T12:01:00Z">
        <w:r w:rsidR="003E12B0" w:rsidDel="001B5E46">
          <w:delText>Why do these response ratio results not serve as sufficient evidence for the regional effects of the Channel Island MPAs</w:delText>
        </w:r>
        <w:commentRangeEnd w:id="60"/>
        <w:r w:rsidDel="001B5E46">
          <w:rPr>
            <w:rStyle w:val="CommentReference"/>
          </w:rPr>
          <w:commentReference w:id="60"/>
        </w:r>
        <w:r w:rsidR="003E12B0" w:rsidDel="001B5E46">
          <w:delText xml:space="preserve">? </w:delText>
        </w:r>
      </w:del>
      <w:r w:rsidR="003E12B0">
        <w:t xml:space="preserve">Control sites used in calculating response ratios are often selected based on abiotic or ecological traits such as habitat characteristics (50). </w:t>
      </w:r>
      <w:del w:id="62" w:author="Owen Liu" w:date="2020-04-21T12:03:00Z">
        <w:r w:rsidR="003E12B0" w:rsidDel="001B5E46">
          <w:delText>However, selection of control sites is further</w:delText>
        </w:r>
      </w:del>
      <w:ins w:id="63" w:author="Owen Liu" w:date="2020-04-21T12:03:00Z">
        <w:r>
          <w:t xml:space="preserve">Selection of </w:t>
        </w:r>
      </w:ins>
      <w:ins w:id="64" w:author="Owen Liu" w:date="2020-04-21T12:04:00Z">
        <w:r>
          <w:t>these</w:t>
        </w:r>
      </w:ins>
      <w:ins w:id="65" w:author="Owen Liu" w:date="2020-04-21T12:03:00Z">
        <w:r>
          <w:t xml:space="preserve"> sites is </w:t>
        </w:r>
      </w:ins>
      <w:del w:id="66" w:author="Owen Liu" w:date="2020-04-21T12:04:00Z">
        <w:r w:rsidR="003E12B0" w:rsidDel="001B5E46">
          <w:delText xml:space="preserve"> </w:delText>
        </w:r>
      </w:del>
      <w:r w:rsidR="003E12B0">
        <w:t>complicated</w:t>
      </w:r>
      <w:ins w:id="67" w:author="Owen Liu" w:date="2020-04-21T12:03:00Z">
        <w:r>
          <w:t>, tho</w:t>
        </w:r>
      </w:ins>
      <w:ins w:id="68" w:author="Owen Liu" w:date="2020-04-21T12:04:00Z">
        <w:r>
          <w:t>ugh,</w:t>
        </w:r>
      </w:ins>
      <w:r w:rsidR="003E12B0">
        <w:t xml:space="preserve"> by the very spillover that MPAs are often intended to create. Export of adults or larvae from the MPA to the “control” site affects their status as controls, as does displacement of fishing effort from MPAs to control sites. In theory, control sites far enough away to negate both biological spillover and concentration by the fishing fleet could be selected, but finding suitably far sites that are </w:t>
      </w:r>
      <w:r w:rsidR="003E12B0">
        <w:lastRenderedPageBreak/>
        <w:t>also appropriate proxies for the ecological and economic context of the MPAs may be challenging. As a result of these challenges, response ratios can be a highly imprecise and biased measure of the regional conservation effect of an MPA network (50).</w:t>
      </w:r>
    </w:p>
    <w:p w14:paraId="53632714" w14:textId="50C8C9C1" w:rsidR="00BC3246" w:rsidRDefault="003E12B0" w:rsidP="00CC34B8">
      <w:pPr>
        <w:pStyle w:val="BodyText"/>
        <w:spacing w:line="480" w:lineRule="auto"/>
      </w:pPr>
      <w:r>
        <w:t xml:space="preserve">In the case of the Channel Islands MPAs, control sites are often located within a few kilometers of an MPA, suggesting that they are susceptible to </w:t>
      </w:r>
      <w:ins w:id="69" w:author="Owen Liu" w:date="2020-04-21T12:05:00Z">
        <w:r w:rsidR="001B5E46">
          <w:t xml:space="preserve">both local </w:t>
        </w:r>
      </w:ins>
      <w:r>
        <w:t xml:space="preserve">biological spillover and </w:t>
      </w:r>
      <w:ins w:id="70" w:author="Owen Liu" w:date="2020-04-21T12:05:00Z">
        <w:r w:rsidR="001B5E46">
          <w:t xml:space="preserve">by </w:t>
        </w:r>
      </w:ins>
      <w:r>
        <w:t xml:space="preserve">concentration of fishing effort </w:t>
      </w:r>
      <w:del w:id="71" w:author="Owen Liu" w:date="2020-04-21T12:05:00Z">
        <w:r w:rsidDel="001B5E46">
          <w:delText xml:space="preserve">resulting </w:delText>
        </w:r>
      </w:del>
      <w:ins w:id="72" w:author="Owen Liu" w:date="2020-04-21T12:05:00Z">
        <w:r w:rsidR="001B5E46">
          <w:t xml:space="preserve">excluded </w:t>
        </w:r>
      </w:ins>
      <w:r>
        <w:t xml:space="preserve">from the MPAs. Given these complications, we can interpret the response ratios reported in (26), and updated here, as evidence that the MPAs are providing effective protection of targeted fish biomass inside their borders, particularly in light of the general increase in response ratios over time. </w:t>
      </w:r>
      <w:del w:id="73" w:author="Owen Liu" w:date="2020-04-21T12:06:00Z">
        <w:r w:rsidDel="001B5E46">
          <w:delText>However, it is unclear how well</w:delText>
        </w:r>
      </w:del>
      <w:ins w:id="74" w:author="Owen Liu" w:date="2020-04-21T12:06:00Z">
        <w:r w:rsidR="001B5E46">
          <w:t>But, we cannot use</w:t>
        </w:r>
      </w:ins>
      <w:r>
        <w:t xml:space="preserve"> these response ratio results serve as </w:t>
      </w:r>
      <w:del w:id="75" w:author="Owen Liu" w:date="2020-04-21T12:06:00Z">
        <w:r w:rsidDel="001B5E46">
          <w:delText xml:space="preserve">in </w:delText>
        </w:r>
      </w:del>
      <w:ins w:id="76" w:author="Owen Liu" w:date="2020-04-21T12:06:00Z">
        <w:r w:rsidR="001B5E46">
          <w:t xml:space="preserve">a definitive </w:t>
        </w:r>
      </w:ins>
      <w:r>
        <w:t>indicator of overall regional effects of the MPAs.</w:t>
      </w:r>
    </w:p>
    <w:p w14:paraId="1DDEFEA3" w14:textId="17BBA695" w:rsidR="00BC3246" w:rsidRDefault="003E12B0" w:rsidP="00CC34B8">
      <w:pPr>
        <w:pStyle w:val="BodyText"/>
        <w:spacing w:line="480" w:lineRule="auto"/>
      </w:pPr>
      <w:r>
        <w:t>To illustrate this problem, we simulated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w:t>
      </w:r>
      <w:ins w:id="77" w:author="Owen Liu" w:date="2020-04-21T12:08:00Z">
        <w:r w:rsidR="00E74542">
          <w:t xml:space="preserve"> </w:t>
        </w:r>
        <w:commentRangeStart w:id="78"/>
        <w:r w:rsidR="00E74542">
          <w:t>empirical</w:t>
        </w:r>
      </w:ins>
      <w:r>
        <w:t xml:space="preserve"> </w:t>
      </w:r>
      <w:commentRangeEnd w:id="78"/>
      <w:r w:rsidR="00E74542">
        <w:rPr>
          <w:rStyle w:val="CommentReference"/>
        </w:rPr>
        <w:commentReference w:id="78"/>
      </w:r>
      <w:r>
        <w:t>Channel Island response ratios. For example, if the mean estimated response ratio in the year 2006</w:t>
      </w:r>
      <w:ins w:id="79" w:author="Owen Liu" w:date="2020-04-21T12:07:00Z">
        <w:r w:rsidR="00E74542">
          <w:t xml:space="preserve"> (year 3 </w:t>
        </w:r>
      </w:ins>
      <w:ins w:id="80" w:author="Owen Liu" w:date="2020-04-21T12:08:00Z">
        <w:r w:rsidR="00E74542">
          <w:t>after implementation)</w:t>
        </w:r>
      </w:ins>
      <w:r>
        <w:t xml:space="preserve"> is one, we found all simulations with three years of protection that had simulated response ratios near one, and then pulled out the “true” simulated regional MPA effect from each of those simulations. This provides us with a distribution of simulated regional MPA effects that </w:t>
      </w:r>
      <w:r>
        <w:lastRenderedPageBreak/>
        <w:t>could plausibly generate the types of response ratios actually observed in the Channel Islands.</w:t>
      </w:r>
    </w:p>
    <w:p w14:paraId="0EDB7AED" w14:textId="769DBBEB" w:rsidR="00BC3246" w:rsidRDefault="003E12B0" w:rsidP="00CC34B8">
      <w:pPr>
        <w:pStyle w:val="BodyText"/>
        <w:spacing w:line="480" w:lineRule="auto"/>
      </w:pPr>
      <w:r>
        <w:t>The response ratio trends we observe in the data could plausibly be produced by a wide range of regional MPA effects (Fig.1). Response ratios well over one were associated with regional MPA effects generally less than 25%, and</w:t>
      </w:r>
      <w:ins w:id="81" w:author="Owen Liu" w:date="2020-04-21T12:10:00Z">
        <w:r w:rsidR="00E74542">
          <w:t>, importantly,</w:t>
        </w:r>
        <w:r w:rsidR="00C53142">
          <w:t xml:space="preserve"> </w:t>
        </w:r>
      </w:ins>
      <w:r>
        <w:t xml:space="preserve"> many simulations produced large response ratios but regional MPA effects close to 0% This can occur if for example fishing pressure is only moderate, adult movement is low, larval dispersal is high, and displaced fishing effort concentrates around the border of the MPAs. The response ratio results previously published for this region do not serve as sufficient evidence for the regional conservation effects of the Channel Islands MPA network.</w:t>
      </w:r>
    </w:p>
    <w:p w14:paraId="1507830F" w14:textId="77777777" w:rsidR="00BC3246" w:rsidRDefault="003E12B0" w:rsidP="00CC34B8">
      <w:pPr>
        <w:pStyle w:val="CaptionedFigure"/>
        <w:spacing w:line="480" w:lineRule="auto"/>
      </w:pPr>
      <w:r>
        <w:rPr>
          <w:noProof/>
        </w:rPr>
        <w:lastRenderedPageBreak/>
        <w:drawing>
          <wp:inline distT="0" distB="0" distL="0" distR="0" wp14:anchorId="09A82385" wp14:editId="12675174">
            <wp:extent cx="5334000" cy="6667500"/>
            <wp:effectExtent l="0" t="0" r="0" b="0"/>
            <wp:docPr id="1" name="Picture"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r-plot-1.png"/>
                    <pic:cNvPicPr>
                      <a:picLocks noChangeAspect="1" noChangeArrowheads="1"/>
                    </pic:cNvPicPr>
                  </pic:nvPicPr>
                  <pic:blipFill>
                    <a:blip r:embed="rId11"/>
                    <a:stretch>
                      <a:fillRect/>
                    </a:stretch>
                  </pic:blipFill>
                  <pic:spPr bwMode="auto">
                    <a:xfrm>
                      <a:off x="0" y="0"/>
                      <a:ext cx="5334000" cy="6667500"/>
                    </a:xfrm>
                    <a:prstGeom prst="rect">
                      <a:avLst/>
                    </a:prstGeom>
                    <a:noFill/>
                    <a:ln w="9525">
                      <a:noFill/>
                      <a:headEnd/>
                      <a:tailEnd/>
                    </a:ln>
                  </pic:spPr>
                </pic:pic>
              </a:graphicData>
            </a:graphic>
          </wp:inline>
        </w:drawing>
      </w:r>
    </w:p>
    <w:p w14:paraId="5C3B8953" w14:textId="77777777" w:rsidR="00BC3246" w:rsidRDefault="003E12B0" w:rsidP="00CC34B8">
      <w:pPr>
        <w:pStyle w:val="ImageCaption"/>
        <w:spacing w:line="480" w:lineRule="auto"/>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w:t>
      </w:r>
      <w:r>
        <w:lastRenderedPageBreak/>
        <w:t>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14:paraId="73101BCD" w14:textId="77777777" w:rsidR="00BC3246" w:rsidRDefault="003E12B0" w:rsidP="00CC34B8">
      <w:pPr>
        <w:pStyle w:val="BodyText"/>
        <w:spacing w:line="480" w:lineRule="auto"/>
      </w:pPr>
      <w:commentRangeStart w:id="82"/>
      <w:r>
        <w:t>Given the potential unreliability of response ratios for the task, in an ideal world how would we empirically measure the regional effects of MPAs? The perfect experiment would involve two parallel worlds that were identical, except for the implementation of an MPA. In world “A”, no MPA would be implemented, and in the facsimile world “B”,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 (50, 51).</w:t>
      </w:r>
      <w:commentRangeEnd w:id="82"/>
      <w:r w:rsidR="00332782">
        <w:rPr>
          <w:rStyle w:val="CommentReference"/>
        </w:rPr>
        <w:commentReference w:id="82"/>
      </w:r>
    </w:p>
    <w:p w14:paraId="3921F189" w14:textId="77777777" w:rsidR="00C03E11" w:rsidRDefault="003E12B0" w:rsidP="00CC34B8">
      <w:pPr>
        <w:pStyle w:val="BodyText"/>
        <w:spacing w:line="480" w:lineRule="auto"/>
        <w:rPr>
          <w:ins w:id="83" w:author="Owen Liu" w:date="2020-04-21T12:40:00Z"/>
        </w:rPr>
      </w:pPr>
      <w:r>
        <w:t>Building off of the concepts explored in (26), we used an identification strategy utilizing biomass densities of 11 species that are not directly targeted by fishing as our control group (non-targeted), and biomass densities of 12 species targeted by fishing as our treatment group. Targeted species in the Channel Islands</w:t>
      </w:r>
      <w:del w:id="84" w:author="Owen Liu" w:date="2020-04-21T12:39:00Z">
        <w:r w:rsidDel="00C03E11">
          <w:delText>,</w:delText>
        </w:r>
      </w:del>
      <w:r>
        <w:t xml:space="preserve"> include commercially important fin-fish such as California sheephead (</w:t>
      </w:r>
      <w:r>
        <w:rPr>
          <w:i/>
        </w:rPr>
        <w:t>Semicossyphus pulcher</w:t>
      </w:r>
      <w:r>
        <w:t>), and copper (</w:t>
      </w:r>
      <w:r>
        <w:rPr>
          <w:i/>
        </w:rPr>
        <w:t xml:space="preserve">Sebastes </w:t>
      </w:r>
      <w:r>
        <w:rPr>
          <w:i/>
        </w:rPr>
        <w:lastRenderedPageBreak/>
        <w:t>caurinus</w:t>
      </w:r>
      <w:r>
        <w:t>) and blue (</w:t>
      </w:r>
      <w:r>
        <w:rPr>
          <w:i/>
        </w:rPr>
        <w:t>Sebastes mystinus</w:t>
      </w:r>
      <w:r>
        <w:t>) rockfish. Each of these targeted species was the subject of prior bio-economic modeling related to the effects of MPAs in southern California (44, 52). It should be noted though that our analysis omits species from important invertebrate fisheries including red urchin (</w:t>
      </w:r>
      <w:r>
        <w:rPr>
          <w:i/>
        </w:rPr>
        <w:t>Mesocentrotus franciscanus</w:t>
      </w:r>
      <w:r>
        <w:t>) and spiny lobster (</w:t>
      </w:r>
      <w:r>
        <w:rPr>
          <w:i/>
        </w:rPr>
        <w:t>Panulirus interruptus</w:t>
      </w:r>
      <w:r>
        <w:t xml:space="preserve">). </w:t>
      </w:r>
      <w:del w:id="85" w:author="Owen Liu" w:date="2020-04-21T12:40:00Z">
        <w:r w:rsidDel="00C03E11">
          <w:delText>Included n</w:delText>
        </w:r>
      </w:del>
      <w:ins w:id="86" w:author="Owen Liu" w:date="2020-04-21T12:40:00Z">
        <w:r w:rsidR="00C03E11">
          <w:t>N</w:t>
        </w:r>
      </w:ins>
      <w:r>
        <w:t>on-targeted species include garibaldi (</w:t>
      </w:r>
      <w:r>
        <w:rPr>
          <w:i/>
        </w:rPr>
        <w:t>Hypsypops rubicundus</w:t>
      </w:r>
      <w:r>
        <w:t>), halfmoons (</w:t>
      </w:r>
      <w:r>
        <w:rPr>
          <w:i/>
        </w:rPr>
        <w:t>Medialuna californiensis</w:t>
      </w:r>
      <w:r>
        <w:t>), and blacksmith (</w:t>
      </w:r>
      <w:r>
        <w:rPr>
          <w:i/>
        </w:rPr>
        <w:t>Chromis punctipinnis</w:t>
      </w:r>
      <w:r>
        <w:t xml:space="preserve">) (See Table.S2 for a complete list of species). </w:t>
      </w:r>
    </w:p>
    <w:p w14:paraId="4C0781D5" w14:textId="565B5F05" w:rsidR="00BC3246" w:rsidRDefault="003E12B0" w:rsidP="00CC34B8">
      <w:pPr>
        <w:pStyle w:val="BodyText"/>
        <w:spacing w:line="480" w:lineRule="auto"/>
      </w:pPr>
      <w:r>
        <w:t>We used a Bayesian difference-in-difference regression to estimate any difference in mean total biomass densities of fin-fish species targeted by fishing effort (i.e., those potentially affected by an MPA) and those species not targeted by fishing</w:t>
      </w:r>
      <w:ins w:id="87" w:author="Owen Liu" w:date="2020-04-21T12:41:00Z">
        <w:r w:rsidR="00C03E11">
          <w:t>,</w:t>
        </w:r>
      </w:ins>
      <w:r>
        <w:t xml:space="preserve"> before and after MPA implementation (51). The result of this regression is, conditional on the assumptions of the model, an estimate of the effect of the MPAs on the mean total biomass densities of targeted species throughout the Channel Islands.</w:t>
      </w:r>
    </w:p>
    <w:p w14:paraId="570C93AE" w14:textId="18FE4EEC" w:rsidR="00BC3246" w:rsidRDefault="003E12B0" w:rsidP="00CC34B8">
      <w:pPr>
        <w:pStyle w:val="BodyText"/>
        <w:spacing w:line="480" w:lineRule="auto"/>
      </w:pPr>
      <w:r>
        <w:t>Consistent with MPA theory, over the first three years of implementation (2003-2006), the effects of the MPAs are unclear, with support for a small negative effect to a substantially positive effect, with much higher probability of a small positive effect (median estimated effect 27%, 90% credible interval -1% - 65%). Over the next six years the model estimates greater probabilities of an increasingly positive MPA effect, peaking in 2009-2011 with a median estimate of MPA effect of a 77% increase in mean total biomass density of targeted species (90% credible interval 37% - 128%. These empirical estimates are in line with the outcomes that our simulation model suggests are plausible.</w:t>
      </w:r>
      <w:del w:id="88" w:author="Owen Liu" w:date="2020-04-21T12:42:00Z">
        <w:r w:rsidDel="00C03E11">
          <w:delText xml:space="preserve"> </w:delText>
        </w:r>
        <w:commentRangeStart w:id="89"/>
        <w:r w:rsidDel="00C03E11">
          <w:delText xml:space="preserve">While this concordance between theory and empirics is by no means proof of the robustness of our results, it is an </w:delText>
        </w:r>
        <w:r w:rsidDel="00C03E11">
          <w:lastRenderedPageBreak/>
          <w:delText>important line of evidence</w:delText>
        </w:r>
      </w:del>
      <w:commentRangeEnd w:id="89"/>
      <w:r w:rsidR="00C03E11">
        <w:rPr>
          <w:rStyle w:val="CommentReference"/>
        </w:rPr>
        <w:commentReference w:id="89"/>
      </w:r>
      <w:r>
        <w:t>. However, in the subsequent years the trend reverses itself, and for the years 2015-2017 we once again see no clear effect of the MPAs (median estimated effect -11%, 90% credible interval -33% - 20%.) Fig.2</w:t>
      </w:r>
    </w:p>
    <w:p w14:paraId="188A691C" w14:textId="77777777" w:rsidR="00BC3246" w:rsidRDefault="003E12B0" w:rsidP="00CC34B8">
      <w:pPr>
        <w:pStyle w:val="CaptionedFigure"/>
        <w:spacing w:line="480" w:lineRule="auto"/>
      </w:pPr>
      <w:r>
        <w:rPr>
          <w:noProof/>
        </w:rPr>
        <w:drawing>
          <wp:inline distT="0" distB="0" distL="0" distR="0" wp14:anchorId="20AC8218" wp14:editId="150799FA">
            <wp:extent cx="5334000" cy="4000500"/>
            <wp:effectExtent l="0" t="0" r="0" b="0"/>
            <wp:docPr id="2" name="Picture"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mpa-effect-1.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10EF040F" w14:textId="4DFC0679" w:rsidR="00BC3246" w:rsidRDefault="003E12B0" w:rsidP="00CC34B8">
      <w:pPr>
        <w:pStyle w:val="ImageCaption"/>
        <w:spacing w:line="480" w:lineRule="auto"/>
      </w:pPr>
      <w:r>
        <w:t>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w:t>
      </w:r>
      <w:ins w:id="90" w:author="Owen Liu" w:date="2020-04-21T12:43:00Z">
        <w:r w:rsidR="00C03E11">
          <w:t xml:space="preserve"> from empirical data</w:t>
        </w:r>
      </w:ins>
      <w:r>
        <w:t xml:space="preserve">;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w:t>
      </w:r>
      <w:r>
        <w:lastRenderedPageBreak/>
        <w:t>are estimated in blocks of three years, including years greater than or equal to left-hand value and less than right-hand value.</w:t>
      </w:r>
    </w:p>
    <w:p w14:paraId="3C7B5F5C" w14:textId="77777777" w:rsidR="00BC3246" w:rsidRDefault="003E12B0" w:rsidP="00CC34B8">
      <w:pPr>
        <w:pStyle w:val="BodyText"/>
        <w:spacing w:line="480" w:lineRule="auto"/>
      </w:pPr>
      <w:r>
        <w:t xml:space="preserve">How can we explain the lack of a clear regional MPA effect after over ten years of protection? One explanation may lie in fleet dynamics. Much of the theoretical literature on MPAs assumes that all else being equal </w:t>
      </w:r>
      <w:commentRangeStart w:id="91"/>
      <w:r>
        <w:t xml:space="preserve">bigger </w:t>
      </w:r>
      <w:commentRangeEnd w:id="91"/>
      <w:r w:rsidR="00C03E11">
        <w:rPr>
          <w:rStyle w:val="CommentReference"/>
        </w:rPr>
        <w:commentReference w:id="91"/>
      </w:r>
      <w:r>
        <w:t xml:space="preserve">reserves produce </w:t>
      </w:r>
      <w:commentRangeStart w:id="92"/>
      <w:r>
        <w:t xml:space="preserve">bigger </w:t>
      </w:r>
      <w:commentRangeEnd w:id="92"/>
      <w:r w:rsidR="00C03E11">
        <w:rPr>
          <w:rStyle w:val="CommentReference"/>
        </w:rPr>
        <w:commentReference w:id="92"/>
      </w:r>
      <w:r>
        <w:t xml:space="preserve">conservation gains (42). However, these models generally simulate fleet dynamics through fishing mortality rates (e.g. concentration of fishing mortality (53)). </w:t>
      </w:r>
      <w:commentRangeStart w:id="93"/>
      <w:r>
        <w:t>The assumption of these models is that fishers determine an amount o</w:t>
      </w:r>
      <w:del w:id="94" w:author="Owen Liu" w:date="2020-04-21T12:45:00Z">
        <w:r w:rsidDel="00C03E11">
          <w:delText>f</w:delText>
        </w:r>
      </w:del>
      <w:r>
        <w:t>f effort to exert, and distribute that effort outside the MPA in response to some function.</w:t>
      </w:r>
      <w:commentRangeEnd w:id="93"/>
      <w:r w:rsidR="00C03E11">
        <w:rPr>
          <w:rStyle w:val="CommentReference"/>
        </w:rPr>
        <w:commentReference w:id="93"/>
      </w:r>
    </w:p>
    <w:p w14:paraId="640610D4" w14:textId="3E565378" w:rsidR="00BC3246" w:rsidRDefault="003E12B0" w:rsidP="00CC34B8">
      <w:pPr>
        <w:pStyle w:val="BodyText"/>
        <w:spacing w:line="480" w:lineRule="auto"/>
      </w:pPr>
      <w:del w:id="95" w:author="Owen Liu" w:date="2020-04-21T12:50:00Z">
        <w:r w:rsidDel="002924A1">
          <w:delText>An alternative and to our knowledge unexplored (in the context of MPA simulation) fleet model though is a</w:delText>
        </w:r>
      </w:del>
      <w:ins w:id="96" w:author="Owen Liu" w:date="2020-04-21T12:50:00Z">
        <w:r w:rsidR="002924A1">
          <w:t xml:space="preserve">Alternatively, though, fishers can pursue a </w:t>
        </w:r>
      </w:ins>
      <w:r>
        <w:t xml:space="preserve"> “constant-catch”</w:t>
      </w:r>
      <w:ins w:id="97" w:author="Owen Liu" w:date="2020-04-21T12:50:00Z">
        <w:r w:rsidR="002924A1">
          <w:t xml:space="preserve"> rather than a “constant effort”</w:t>
        </w:r>
      </w:ins>
      <w:r>
        <w:t xml:space="preserve"> strategy.</w:t>
      </w:r>
      <w:ins w:id="98" w:author="Owen Liu" w:date="2020-04-21T12:50:00Z">
        <w:r w:rsidR="002924A1">
          <w:t xml:space="preserve"> This is an important and, to our knowledge, un</w:t>
        </w:r>
      </w:ins>
      <w:ins w:id="99" w:author="Owen Liu" w:date="2020-04-21T12:51:00Z">
        <w:r w:rsidR="002924A1">
          <w:t>explored fleet model in MPA simulation.</w:t>
        </w:r>
      </w:ins>
      <w:r>
        <w:t xml:space="preserve"> Under </w:t>
      </w:r>
      <w:del w:id="100" w:author="Owen Liu" w:date="2020-04-21T12:51:00Z">
        <w:r w:rsidDel="002924A1">
          <w:delText xml:space="preserve">this </w:delText>
        </w:r>
      </w:del>
      <w:ins w:id="101" w:author="Owen Liu" w:date="2020-04-21T12:51:00Z">
        <w:r w:rsidR="002924A1">
          <w:t xml:space="preserve">the constant catch </w:t>
        </w:r>
      </w:ins>
      <w:r>
        <w:t xml:space="preserve">model, fishers have a catch objective, and exert as much (or little) effort as needed to achieve that objective. While a constant-catch greater than </w:t>
      </w:r>
      <w:commentRangeStart w:id="102"/>
      <w:r>
        <w:t xml:space="preserve">MSY </w:t>
      </w:r>
      <w:commentRangeEnd w:id="102"/>
      <w:r w:rsidR="002924A1">
        <w:rPr>
          <w:rStyle w:val="CommentReference"/>
        </w:rPr>
        <w:commentReference w:id="102"/>
      </w:r>
      <w:r>
        <w:t>is not possible over the long-term under the assumptions of our model, over the short-term a constant-catch scenario is</w:t>
      </w:r>
      <w:ins w:id="103" w:author="Owen Liu" w:date="2020-04-21T12:52:00Z">
        <w:r w:rsidR="002924A1">
          <w:t xml:space="preserve"> possible.</w:t>
        </w:r>
      </w:ins>
      <w:del w:id="104" w:author="Owen Liu" w:date="2020-04-21T12:52:00Z">
        <w:r w:rsidDel="002924A1">
          <w:delText xml:space="preserve"> not implausible</w:delText>
        </w:r>
      </w:del>
      <w:r>
        <w:t xml:space="preserv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 “scorched earth” scenarios where the only fish left are found inside the reserve, across 94% </w:t>
      </w:r>
      <w:r>
        <w:lastRenderedPageBreak/>
        <w:t xml:space="preserve">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w:t>
      </w:r>
      <w:commentRangeStart w:id="105"/>
      <w:r>
        <w:t>fisheries</w:t>
      </w:r>
      <w:commentRangeEnd w:id="105"/>
      <w:r w:rsidR="002924A1">
        <w:rPr>
          <w:rStyle w:val="CommentReference"/>
        </w:rPr>
        <w:commentReference w:id="105"/>
      </w:r>
      <w:r>
        <w:t>.</w:t>
      </w:r>
    </w:p>
    <w:p w14:paraId="57C08EFF" w14:textId="3AEEE72A" w:rsidR="00BC3246" w:rsidRDefault="003E12B0" w:rsidP="00CC34B8">
      <w:pPr>
        <w:pStyle w:val="BodyText"/>
        <w:spacing w:line="480" w:lineRule="auto"/>
      </w:pPr>
      <w:r>
        <w:t>While we do not have access to fine scale fishing data from the Channel Islands alone, reported catches for the species of interest in the Santa Barbara region in fact exhibit an overall downward trend in the years post reserve (see Fig.SXX)</w:t>
      </w:r>
      <w:del w:id="106" w:author="Owen Liu" w:date="2020-04-21T12:56:00Z">
        <w:r w:rsidDel="002924A1">
          <w:delText xml:space="preserve">. We can most likely rule out </w:delText>
        </w:r>
      </w:del>
      <w:ins w:id="107" w:author="Owen Liu" w:date="2020-04-21T12:56:00Z">
        <w:r w:rsidR="002924A1">
          <w:t xml:space="preserve">, which indicates that </w:t>
        </w:r>
      </w:ins>
      <w:r>
        <w:t>a negative MPA effect caused by a constant-catch fishing strategy</w:t>
      </w:r>
      <w:del w:id="108" w:author="Owen Liu" w:date="2020-04-21T12:55:00Z">
        <w:r w:rsidDel="002924A1">
          <w:delText xml:space="preserve"> </w:delText>
        </w:r>
      </w:del>
      <w:ins w:id="109" w:author="Owen Liu" w:date="2020-04-21T12:56:00Z">
        <w:r w:rsidR="002924A1">
          <w:t>is unlikely.</w:t>
        </w:r>
      </w:ins>
      <w:del w:id="110" w:author="Owen Liu" w:date="2020-04-21T12:55:00Z">
        <w:r w:rsidDel="002924A1">
          <w:delText>then</w:delText>
        </w:r>
      </w:del>
      <w:r>
        <w:t xml:space="preserve">. </w:t>
      </w:r>
      <w:del w:id="111" w:author="Owen Liu" w:date="2020-04-21T12:58:00Z">
        <w:r w:rsidDel="00C4796B">
          <w:delText>What is another possible explanation for the recent downward trend in the estimated MPA effects?</w:delText>
        </w:r>
      </w:del>
      <w:ins w:id="112" w:author="Owen Liu" w:date="2020-04-21T12:58:00Z">
        <w:r w:rsidR="00C4796B">
          <w:t xml:space="preserve">Instead, another possibility for the observed </w:t>
        </w:r>
      </w:ins>
      <w:ins w:id="113" w:author="Owen Liu" w:date="2020-04-21T12:59:00Z">
        <w:r w:rsidR="00C4796B">
          <w:t>decline in Channel Islands MPA effects is environmental disturbance.</w:t>
        </w:r>
      </w:ins>
      <w:r>
        <w:t xml:space="preserve"> The Channel Islands region (and the entire West coast of the USA) experienced a dramatic ‘marine heatwave’ beginning in 2014 and persisting through 2016, resulting in part in extremely elevated water temperatures throughout the region (54). </w:t>
      </w:r>
      <w:commentRangeStart w:id="114"/>
      <w:r>
        <w:t>Difference</w:t>
      </w:r>
      <w:commentRangeEnd w:id="114"/>
      <w:r w:rsidR="00C4796B">
        <w:rPr>
          <w:rStyle w:val="CommentReference"/>
        </w:rPr>
        <w:commentReference w:id="114"/>
      </w:r>
      <w:r>
        <w:t>-in-difference models require a “parallel trends” assumption; in this case that in the absence of the MPAs targeted and non-targeted species would have exhibited similar trends in biomass densities. While this assumption cannot be proven, we find support for it in the initial years of the MPAs (Fig.SXX).</w:t>
      </w:r>
    </w:p>
    <w:p w14:paraId="113AC1C1" w14:textId="45CEF26E" w:rsidR="00BC3246" w:rsidRDefault="003E12B0" w:rsidP="00CC34B8">
      <w:pPr>
        <w:pStyle w:val="BodyText"/>
        <w:spacing w:line="480" w:lineRule="auto"/>
      </w:pPr>
      <w:r>
        <w:t xml:space="preserve">Biogeographic differences in the distributions of targeted and non-targeted species may confound the observed effects of MPAs. Many of the non-targeted species in the Channel Islands have warm thermal affinities and have increased in numbers since the heatwave </w:t>
      </w:r>
      <w:r>
        <w:lastRenderedPageBreak/>
        <w:t xml:space="preserve">(55). The targeted group is made up mostly of fishes with cold-water affinities, such as members of the genus </w:t>
      </w:r>
      <w:r>
        <w:rPr>
          <w:i/>
        </w:rPr>
        <w:t>Sebastes</w:t>
      </w:r>
      <w:r>
        <w:t>. We hypothesize</w:t>
      </w:r>
      <w:ins w:id="115" w:author="Owen Liu" w:date="2020-04-21T13:01:00Z">
        <w:r w:rsidR="00C4796B">
          <w:t>, therefore,</w:t>
        </w:r>
      </w:ins>
      <w:r>
        <w:t xml:space="preserve"> that the recent evidence for a decline in densities of targeted species is due to environmental conditions that disproportionately affect the targeted group (and not for example due to concentrated fishing pressure outside the reserves). This hypothesis is supported by the declining trend in mean biomass densities of targeted species seen inside the MPAs themselves. If the cause of recent declines was due to increases in fishing pressure we would expect to see substantial declines only in the fished areas (Fig.3). The net result of this is that while we see evidence for the validity of the parallel trends assumption in the early years of our data, it is likely that the non-targeted species reacted in a different way to the marine heatwave than the targeted species did, causing a violation of the parallel trends assumption in the post 2014 data.</w:t>
      </w:r>
    </w:p>
    <w:p w14:paraId="1627B8EC" w14:textId="77777777" w:rsidR="00BC3246" w:rsidRDefault="003E12B0" w:rsidP="00CC34B8">
      <w:pPr>
        <w:pStyle w:val="CaptionedFigure"/>
        <w:spacing w:line="480" w:lineRule="auto"/>
      </w:pPr>
      <w:r>
        <w:rPr>
          <w:noProof/>
        </w:rPr>
        <w:lastRenderedPageBreak/>
        <w:drawing>
          <wp:inline distT="0" distB="0" distL="0" distR="0" wp14:anchorId="5FAADBB1" wp14:editId="38BB0744">
            <wp:extent cx="5334000" cy="6667500"/>
            <wp:effectExtent l="0" t="0" r="0" b="0"/>
            <wp:docPr id="3" name="Picture"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aw-density-1.png"/>
                    <pic:cNvPicPr>
                      <a:picLocks noChangeAspect="1" noChangeArrowheads="1"/>
                    </pic:cNvPicPr>
                  </pic:nvPicPr>
                  <pic:blipFill>
                    <a:blip r:embed="rId13"/>
                    <a:stretch>
                      <a:fillRect/>
                    </a:stretch>
                  </pic:blipFill>
                  <pic:spPr bwMode="auto">
                    <a:xfrm>
                      <a:off x="0" y="0"/>
                      <a:ext cx="5334000" cy="6667500"/>
                    </a:xfrm>
                    <a:prstGeom prst="rect">
                      <a:avLst/>
                    </a:prstGeom>
                    <a:noFill/>
                    <a:ln w="9525">
                      <a:noFill/>
                      <a:headEnd/>
                      <a:tailEnd/>
                    </a:ln>
                  </pic:spPr>
                </pic:pic>
              </a:graphicData>
            </a:graphic>
          </wp:inline>
        </w:drawing>
      </w:r>
    </w:p>
    <w:p w14:paraId="0CEDE4DE" w14:textId="77777777" w:rsidR="00BC3246" w:rsidRDefault="003E12B0" w:rsidP="00CC34B8">
      <w:pPr>
        <w:pStyle w:val="ImageCaption"/>
        <w:spacing w:line="480" w:lineRule="auto"/>
      </w:pPr>
      <w:r>
        <w:t>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14:paraId="1D71D5CB" w14:textId="77777777" w:rsidR="00BC3246" w:rsidRDefault="003E12B0" w:rsidP="00CC34B8">
      <w:pPr>
        <w:pStyle w:val="Heading3"/>
        <w:spacing w:line="480" w:lineRule="auto"/>
      </w:pPr>
      <w:bookmarkStart w:id="116" w:name="when-can-we-detect-the-effects-of-mpas"/>
      <w:r>
        <w:lastRenderedPageBreak/>
        <w:t>When Can We Detect the Effects of MPAs?</w:t>
      </w:r>
      <w:bookmarkEnd w:id="116"/>
    </w:p>
    <w:p w14:paraId="3323889D" w14:textId="01904027" w:rsidR="00BC3246" w:rsidRDefault="003E12B0" w:rsidP="00CC34B8">
      <w:pPr>
        <w:pStyle w:val="FirstParagraph"/>
        <w:spacing w:line="480" w:lineRule="auto"/>
      </w:pPr>
      <w:r>
        <w:t xml:space="preserve">Containing a carefully designed, well-enforced, and well-studied MPA network, </w:t>
      </w:r>
      <w:ins w:id="117" w:author="Owen Liu" w:date="2020-04-21T13:03:00Z">
        <w:r w:rsidR="00C4796B">
          <w:t>t</w:t>
        </w:r>
      </w:ins>
      <w:del w:id="118" w:author="Owen Liu" w:date="2020-04-21T13:03:00Z">
        <w:r w:rsidDel="00C4796B">
          <w:delText>T</w:delText>
        </w:r>
      </w:del>
      <w:r>
        <w:t xml:space="preserve">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w:t>
      </w:r>
      <w:ins w:id="119" w:author="Owen Liu" w:date="2020-04-21T13:03:00Z">
        <w:r w:rsidR="00C4796B">
          <w:t xml:space="preserve">broader </w:t>
        </w:r>
      </w:ins>
      <w:r>
        <w:t>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w:t>
      </w:r>
      <w:ins w:id="120" w:author="Owen Liu" w:date="2020-04-21T13:03:00Z">
        <w:r w:rsidR="00C4796B">
          <w:t>n</w:t>
        </w:r>
      </w:ins>
      <w:del w:id="121" w:author="Owen Liu" w:date="2020-04-21T13:03:00Z">
        <w:r w:rsidDel="00C4796B">
          <w:delText xml:space="preserve"> highly </w:delText>
        </w:r>
      </w:del>
      <w:r>
        <w:t>uncertain but overall positive effect</w:t>
      </w:r>
      <w:ins w:id="122" w:author="Owen Liu" w:date="2020-04-21T13:04:00Z">
        <w:r w:rsidR="00C4796B">
          <w:t xml:space="preserve"> of the MPA network</w:t>
        </w:r>
      </w:ins>
      <w:r>
        <w:t xml:space="preserve"> </w:t>
      </w:r>
      <w:del w:id="123" w:author="Owen Liu" w:date="2020-04-21T13:04:00Z">
        <w:r w:rsidDel="00C4796B">
          <w:delText>at first</w:delText>
        </w:r>
      </w:del>
      <w:ins w:id="124" w:author="Owen Liu" w:date="2020-04-21T13:04:00Z">
        <w:r w:rsidR="00C4796B">
          <w:t>in its first few years</w:t>
        </w:r>
      </w:ins>
      <w:r>
        <w:t xml:space="preserve">, we are unable to detect a robust signal from 2012-2017. We believe that the </w:t>
      </w:r>
      <w:del w:id="125" w:author="Owen Liu" w:date="2020-04-21T13:04:00Z">
        <w:r w:rsidDel="00C4796B">
          <w:delText xml:space="preserve">dissapearance </w:delText>
        </w:r>
      </w:del>
      <w:ins w:id="126" w:author="Owen Liu" w:date="2020-04-21T13:04:00Z">
        <w:r w:rsidR="00C4796B">
          <w:t>disappearance</w:t>
        </w:r>
        <w:r w:rsidR="00C4796B">
          <w:t xml:space="preserve"> </w:t>
        </w:r>
      </w:ins>
      <w:r>
        <w:t>of increasing probabilities of positive MPA effects estimated by our model are likely driven by the marine heatwave experienced by the region beginning in 2014. This likely violation of the parallel trends assumption means that post 2014 estimates of MPA effects may be unreliable. After 14 years of MPA protection and following a large environmental perturbation we are left without a clear picture of the effect of the Channel Island MPA network on biomass densities of targeted fin-fish species from either response ratios or the difference-in-difference model.</w:t>
      </w:r>
    </w:p>
    <w:p w14:paraId="753CCDE4" w14:textId="77777777" w:rsidR="00BC3246" w:rsidRDefault="003E12B0" w:rsidP="00CC34B8">
      <w:pPr>
        <w:pStyle w:val="BodyText"/>
        <w:spacing w:line="480" w:lineRule="auto"/>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w:t>
      </w:r>
      <w:r>
        <w:lastRenderedPageBreak/>
        <w:t>evidence we have suggests that, as a group, these fish are on average not heavily overfished. Some species, such as California sheephead and blue rockfish were likely below target levels during the period (48, 49),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 Effects of this size are likely to be challenging to detect empirically given the large natural variation of marine ecosystems (especially temperate reefs) and the observation error inherent in infrequent (e.g. annual) common in marine systems.</w:t>
      </w:r>
    </w:p>
    <w:p w14:paraId="38B3A262" w14:textId="77777777" w:rsidR="00BC3246" w:rsidRDefault="003E12B0" w:rsidP="00CC34B8">
      <w:pPr>
        <w:pStyle w:val="BodyText"/>
        <w:spacing w:line="480" w:lineRule="auto"/>
      </w:pPr>
      <w:r>
        <w:t>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We simulated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14:paraId="5E695B7F" w14:textId="63F50578" w:rsidR="00BC3246" w:rsidRDefault="003E12B0" w:rsidP="00CC34B8">
      <w:pPr>
        <w:pStyle w:val="BodyText"/>
        <w:spacing w:line="480" w:lineRule="auto"/>
      </w:pPr>
      <w:r>
        <w:t xml:space="preserve">While unbiased across simulations, the difference-in-difference model struggled severely when MPA effect sizes were less than 25% and the model was faced with observation and </w:t>
      </w:r>
      <w:r>
        <w:lastRenderedPageBreak/>
        <w:t>process errors (Fig.4). Even models fit to data generated from large effect sizes commonly mis</w:t>
      </w:r>
      <w:ins w:id="127" w:author="Owen Liu" w:date="2020-04-21T13:06:00Z">
        <w:r w:rsidR="00C4796B">
          <w:t>-</w:t>
        </w:r>
      </w:ins>
      <w:r>
        <w:t>estimated the true MPA effect by 50% or more. Obtaining a mean absolute percent error (MAPE) of 25% or less across our simulated datasets required a regional MPA effect of at least 30%. This is merely an illustrative exercise, omitting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precisely estimate the true regional effect of the MPAs.</w:t>
      </w:r>
    </w:p>
    <w:p w14:paraId="0AE8056F" w14:textId="77777777" w:rsidR="00BC3246" w:rsidRDefault="003E12B0" w:rsidP="00CC34B8">
      <w:pPr>
        <w:pStyle w:val="CaptionedFigure"/>
        <w:spacing w:line="480" w:lineRule="auto"/>
      </w:pPr>
      <w:r>
        <w:rPr>
          <w:noProof/>
        </w:rPr>
        <w:lastRenderedPageBreak/>
        <w:drawing>
          <wp:inline distT="0" distB="0" distL="0" distR="0" wp14:anchorId="7A12A01B" wp14:editId="379514EF">
            <wp:extent cx="5334000" cy="6667500"/>
            <wp:effectExtent l="0" t="0" r="0" b="0"/>
            <wp:docPr id="4" name="Picture" descr="Figure 4: Distribution of percent error in posterior estimate of MPA effect (y-axis) plotted against true simulated MPA effect (x-axis). Color shows concentration of simulations. Black line shows mean absolute percent error (MAPE) as a function of true simulated MPA effect."/>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val-plot-1.png"/>
                    <pic:cNvPicPr>
                      <a:picLocks noChangeAspect="1" noChangeArrowheads="1"/>
                    </pic:cNvPicPr>
                  </pic:nvPicPr>
                  <pic:blipFill>
                    <a:blip r:embed="rId14"/>
                    <a:stretch>
                      <a:fillRect/>
                    </a:stretch>
                  </pic:blipFill>
                  <pic:spPr bwMode="auto">
                    <a:xfrm>
                      <a:off x="0" y="0"/>
                      <a:ext cx="5334000" cy="6667500"/>
                    </a:xfrm>
                    <a:prstGeom prst="rect">
                      <a:avLst/>
                    </a:prstGeom>
                    <a:noFill/>
                    <a:ln w="9525">
                      <a:noFill/>
                      <a:headEnd/>
                      <a:tailEnd/>
                    </a:ln>
                  </pic:spPr>
                </pic:pic>
              </a:graphicData>
            </a:graphic>
          </wp:inline>
        </w:drawing>
      </w:r>
    </w:p>
    <w:p w14:paraId="02253531" w14:textId="77777777" w:rsidR="00BC3246" w:rsidRDefault="003E12B0" w:rsidP="00CC34B8">
      <w:pPr>
        <w:pStyle w:val="ImageCaption"/>
        <w:spacing w:line="480" w:lineRule="auto"/>
      </w:pPr>
      <w:r>
        <w:t>Figure 4: Distribution of percent error in posterior estimate of MPA effect (y-axis) plotted against true simulated MPA effect (x-axis). Color shows concentration of simulations. Black line shows mean absolute percent error (MAPE) as a function of true simulated MPA effect.</w:t>
      </w:r>
    </w:p>
    <w:p w14:paraId="68763F50" w14:textId="77777777" w:rsidR="00BC3246" w:rsidRDefault="003E12B0" w:rsidP="00CC34B8">
      <w:pPr>
        <w:pStyle w:val="BodyText"/>
        <w:spacing w:line="480" w:lineRule="auto"/>
      </w:pPr>
      <w:r>
        <w:lastRenderedPageBreak/>
        <w:t>When should we expect to see MPA effects big enough to stand a reasonable chance of detection? We simulated 9252 MPA scenarios across a wide range of life histories, network designs, and fishing dynamics (see SI for a full description of scenarios). 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regional effect sizes that may be difficult to detect (Fig.5-A).</w:t>
      </w:r>
    </w:p>
    <w:p w14:paraId="1B67C7D8" w14:textId="77777777" w:rsidR="00BC3246" w:rsidRDefault="003E12B0" w:rsidP="00CC34B8">
      <w:pPr>
        <w:pStyle w:val="BodyText"/>
        <w:spacing w:line="480" w:lineRule="auto"/>
      </w:pPr>
      <w:r>
        <w:t>The MPA literature highlights a large number of variables beyond simply size and fishing pressure that can affect performance.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(Fig.5-B).</w:t>
      </w:r>
    </w:p>
    <w:p w14:paraId="776A6389" w14:textId="77777777" w:rsidR="00BC3246" w:rsidRDefault="003E12B0" w:rsidP="00CC34B8">
      <w:pPr>
        <w:pStyle w:val="BodyText"/>
        <w:spacing w:line="480" w:lineRule="auto"/>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w:t>
      </w:r>
      <w:r>
        <w:lastRenderedPageBreak/>
        <w:t xml:space="preserve">into the heavily fished category (roughly depletion greater than 70%) </w:t>
      </w:r>
      <w:commentRangeStart w:id="128"/>
      <w:r>
        <w:t>(</w:t>
      </w:r>
      <w:r>
        <w:rPr>
          <w:b/>
        </w:rPr>
        <w:t>???</w:t>
      </w:r>
      <w:r>
        <w:t>, assuming a biomass at maximum sustainable yield to unfished biomass ratio of 40%, per @thorson2012</w:t>
      </w:r>
      <w:commentRangeEnd w:id="128"/>
      <w:r w:rsidR="00EB6655">
        <w:rPr>
          <w:rStyle w:val="CommentReference"/>
        </w:rPr>
        <w:commentReference w:id="128"/>
      </w:r>
      <w:r>
        <w:t xml:space="preserve">), though works that include a broader range of fisheries estimate that 50% or more of stocks to fall into the heavily fished category (57, 58).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 </w:t>
      </w:r>
      <w:hyperlink r:id="rId15">
        <w:r>
          <w:rPr>
            <w:rStyle w:val="Hyperlink"/>
          </w:rPr>
          <w:t>danovando.shinyapps.io/simmpa</w:t>
        </w:r>
      </w:hyperlink>
      <w:r>
        <w:t>.</w:t>
      </w:r>
    </w:p>
    <w:p w14:paraId="47797635" w14:textId="77777777" w:rsidR="00BC3246" w:rsidRDefault="003E12B0" w:rsidP="00CC34B8">
      <w:pPr>
        <w:pStyle w:val="CaptionedFigure"/>
        <w:spacing w:line="480" w:lineRule="auto"/>
      </w:pPr>
      <w:r>
        <w:rPr>
          <w:noProof/>
        </w:rPr>
        <w:lastRenderedPageBreak/>
        <w:drawing>
          <wp:inline distT="0" distB="0" distL="0" distR="0" wp14:anchorId="6D50E8AB" wp14:editId="53FACBC6">
            <wp:extent cx="5334000" cy="4000500"/>
            <wp:effectExtent l="0" t="0" r="0" b="0"/>
            <wp:docPr id="5" name="Picture"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sim-effects-1.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p>
    <w:p w14:paraId="19B8976A" w14:textId="77777777" w:rsidR="00BC3246" w:rsidRDefault="003E12B0" w:rsidP="00CC34B8">
      <w:pPr>
        <w:pStyle w:val="ImageCaption"/>
        <w:spacing w:line="480" w:lineRule="auto"/>
      </w:pPr>
      <w:r>
        <w:t>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14:paraId="59956DE9" w14:textId="77777777" w:rsidR="00BC3246" w:rsidRDefault="003E12B0" w:rsidP="00CC34B8">
      <w:pPr>
        <w:pStyle w:val="Heading2"/>
        <w:spacing w:line="480" w:lineRule="auto"/>
      </w:pPr>
      <w:bookmarkStart w:id="129" w:name="conclusion"/>
      <w:r>
        <w:t>Conclusions</w:t>
      </w:r>
      <w:bookmarkEnd w:id="129"/>
    </w:p>
    <w:p w14:paraId="54A66A85" w14:textId="77777777" w:rsidR="00BC3246" w:rsidRDefault="003E12B0" w:rsidP="00CC34B8">
      <w:pPr>
        <w:pStyle w:val="FirstParagraph"/>
        <w:spacing w:line="480" w:lineRule="auto"/>
      </w:pPr>
      <w:r>
        <w:t xml:space="preserve">MPAs are an important part of the marine resource management toolbox. Under ideal circumstances they can protect individual species and ecosystem linkages, while supporting local economies through tourism and fishing opportunities. One rationale for </w:t>
      </w:r>
      <w:r>
        <w:lastRenderedPageBreak/>
        <w:t xml:space="preserve">the expansion of MPAs is that they will deliver net conservation benefits both inside </w:t>
      </w:r>
      <w:r>
        <w:rPr>
          <w:i/>
        </w:rPr>
        <w:t>and outside</w:t>
      </w:r>
      <w:r>
        <w:t xml:space="preserve"> 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This is exactly what we found in our empirical case study from the relatively large and well-studied network of MPAs in the Channel Islands, California, USA.</w:t>
      </w:r>
    </w:p>
    <w:p w14:paraId="0F515938" w14:textId="0CCF2415" w:rsidR="00BC3246" w:rsidRDefault="003E12B0" w:rsidP="00CC34B8">
      <w:pPr>
        <w:pStyle w:val="BodyText"/>
        <w:spacing w:line="480" w:lineRule="auto"/>
      </w:pPr>
      <w:del w:id="130" w:author="Owen Liu" w:date="2020-04-21T13:11:00Z">
        <w:r w:rsidDel="00EB6655">
          <w:delText xml:space="preserve">What do these results imply for the evaluation and management of MPAs around the globe? </w:delText>
        </w:r>
      </w:del>
      <w:r>
        <w:t xml:space="preserve">A large theoretical literature has pointed out the importance of a wide range of economic and environmental factors in determining the effectiveness of MPAs (32, 40, 43). Our simulation </w:t>
      </w:r>
      <w:del w:id="131" w:author="Owen Liu" w:date="2020-04-21T13:11:00Z">
        <w:r w:rsidDel="00EB6655">
          <w:delText xml:space="preserve">results </w:delText>
        </w:r>
      </w:del>
      <w:ins w:id="132" w:author="Owen Liu" w:date="2020-04-21T13:11:00Z">
        <w:r w:rsidR="00EB6655">
          <w:t>model</w:t>
        </w:r>
        <w:r w:rsidR="00EB6655">
          <w:t xml:space="preserve"> </w:t>
        </w:r>
      </w:ins>
      <w:r>
        <w:t>allow</w:t>
      </w:r>
      <w:ins w:id="133" w:author="Owen Liu" w:date="2020-04-21T13:11:00Z">
        <w:r w:rsidR="00EB6655">
          <w:t>s</w:t>
        </w:r>
      </w:ins>
      <w:r>
        <w:t xml:space="preserve"> users to place this collective theory into context, clarifying under what states of the world we might expect to see particular effect sizes, and demonstrating what effect sizes we might reasonably expect to be detectable in the real world. In the case of the Channel Islands, simulation modeling suggests for the network in question, an effect size on the order of 30% or smaller is likely, which our analysis in turn demonstrates may be challenging to detect. This cautionary tale is likely to hold for many coastal MPA networks around the world.</w:t>
      </w:r>
    </w:p>
    <w:p w14:paraId="3ED87836" w14:textId="585D5D97" w:rsidR="00BC3246" w:rsidRDefault="003E12B0" w:rsidP="00CC34B8">
      <w:pPr>
        <w:pStyle w:val="BodyText"/>
        <w:spacing w:line="480" w:lineRule="auto"/>
      </w:pPr>
      <w:r>
        <w:t xml:space="preserve">Once simulation models have been used to help design an MPA, how can users evaluate whether it is achieving their objectives? Response ratios are commonly used as evidence for conservation outcomes of MPAs; (5) and (59) present meta-analyses of hundreds of such studies. These results often find massively higher densities and biomass inside MPAs than outside (5). But as suggested in (42), (50), (51) and further demonstrated here, </w:t>
      </w:r>
      <w:r>
        <w:lastRenderedPageBreak/>
        <w:t xml:space="preserve">without careful attention to the design of control sites (e.g. accounting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 (51) 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w:t>
      </w:r>
      <w:del w:id="134" w:author="Owen Liu" w:date="2020-04-21T13:13:00Z">
        <w:r w:rsidDel="00EB6655">
          <w:delText>strength and variability of environmental drivers</w:delText>
        </w:r>
      </w:del>
      <w:ins w:id="135" w:author="Owen Liu" w:date="2020-04-21T13:13:00Z">
        <w:r w:rsidR="00EB6655">
          <w:t>influence of environmental variability</w:t>
        </w:r>
      </w:ins>
      <w:r>
        <w:t>. If pre-MPA data are available, data currently used in response ratios can easily be re-purposed for an analysis such as this one; we encourage holders of such data worldwide to conduct similar exercises to examine to what extent empirical estimates of regional conservation effects match up with MPA theory.</w:t>
      </w:r>
    </w:p>
    <w:p w14:paraId="1188724E" w14:textId="77777777" w:rsidR="00BC3246" w:rsidRDefault="003E12B0" w:rsidP="00CC34B8">
      <w:pPr>
        <w:pStyle w:val="BodyText"/>
        <w:spacing w:line="480" w:lineRule="auto"/>
      </w:pPr>
      <w:r>
        <w:t xml:space="preserve">While this does not mean that all MPAs will face similar challenges in estimating their effects, our results in the relatively large, well-enforced, and rigorously studied Channel Islands Marine Protected Area network make clear that in many instances empirically detecting a clear regional effect of MPAs on total biomass densities of targeted finfish may not be possible. How then should stakeholders go about adaptively monitoring and managing MPAs? Simulation modeling incorporating the diverse drivers represented here can help inform the range of effect sizes that may be expected, and monitoring programs </w:t>
      </w:r>
      <w:r>
        <w:lastRenderedPageBreak/>
        <w:t>can perhaps be tuned to focus on the species groups that have the highest chance of a detectable effect size over the early years of the reserve (60).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14:paraId="3A95E723" w14:textId="77777777" w:rsidR="00BC3246" w:rsidRDefault="003E12B0" w:rsidP="00CC34B8">
      <w:pPr>
        <w:pStyle w:val="BodyText"/>
        <w:spacing w:line="480" w:lineRule="auto"/>
      </w:pPr>
      <w:r>
        <w:t xml:space="preserve">Stock assessment models (as described in </w:t>
      </w:r>
      <w:r>
        <w:rPr>
          <w:b/>
        </w:rPr>
        <w:t>???</w:t>
      </w:r>
      <w:r>
        <w:t>) that account for the population within the MPAs [field2006a] may be able to answer the management relevant question of whether fishing mortality rates and biomass levels from systems containing MPAs are in-line with management objectives (60). However, such an approach does not necessarily shed light on whether the MPAs themselves caused the estimated state of the population, and of course are highly data intensive, potentially restricting our ability to provide stock-assessment based inference of MPA outcomes for broad arrays of targeted species.</w:t>
      </w:r>
    </w:p>
    <w:p w14:paraId="23D10A86" w14:textId="77777777" w:rsidR="00BC3246" w:rsidRDefault="003E12B0" w:rsidP="00CC34B8">
      <w:pPr>
        <w:pStyle w:val="BodyText"/>
        <w:spacing w:line="480" w:lineRule="auto"/>
      </w:pPr>
      <w:r>
        <w:t xml:space="preserve">Non-equilibrium analyses also help set expectations for effect sizes over time (60).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relaxation of other fishery management strategies. Rather, results and subsequent management actions (such as adaptation of MPA networks) must be considered in the context of reasonable expectations given the size, age, and degree of </w:t>
      </w:r>
      <w:r>
        <w:lastRenderedPageBreak/>
        <w:t>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14:paraId="258D843B" w14:textId="77777777" w:rsidR="00BC3246" w:rsidRDefault="003E12B0" w:rsidP="00CC34B8">
      <w:pPr>
        <w:pStyle w:val="BodyText"/>
        <w:spacing w:line="480" w:lineRule="auto"/>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 task which has to date not been widely addressed.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at scale.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w:t>
      </w:r>
      <w:r>
        <w:lastRenderedPageBreak/>
        <w:t>small. Clearly communicating what we should expect, and what we can detect, from MPAs is critical in ensuring that MPAs play effective roles in fisheries management and marine conservation.</w:t>
      </w:r>
    </w:p>
    <w:p w14:paraId="4116A533" w14:textId="77777777" w:rsidR="00BC3246" w:rsidRDefault="003E12B0" w:rsidP="00CC34B8">
      <w:pPr>
        <w:pStyle w:val="Heading2"/>
        <w:spacing w:line="480" w:lineRule="auto"/>
      </w:pPr>
      <w:bookmarkStart w:id="136" w:name="materials-and-methods"/>
      <w:r>
        <w:t>Materials and Methods</w:t>
      </w:r>
      <w:bookmarkEnd w:id="136"/>
    </w:p>
    <w:p w14:paraId="1CCC603C" w14:textId="77777777" w:rsidR="00BC3246" w:rsidRDefault="003E12B0" w:rsidP="00CC34B8">
      <w:pPr>
        <w:pStyle w:val="FirstParagraph"/>
        <w:spacing w:line="480" w:lineRule="auto"/>
      </w:pPr>
      <w:r>
        <w:t xml:space="preserve">We present here critical characteristics of our simulation model and regression approach. Further details can be found in the Supplementary Information. All analysis were conducted in R (62). Our main difference-in-difference model was fit using Stan (63) using the </w:t>
      </w:r>
      <w:r>
        <w:rPr>
          <w:rStyle w:val="VerbatimChar"/>
        </w:rPr>
        <w:t>rstanarm</w:t>
      </w:r>
      <w:r>
        <w:t xml:space="preserve"> package (64). All materials needed to replicate results can be found </w:t>
      </w:r>
      <w:hyperlink r:id="rId17">
        <w:r>
          <w:rPr>
            <w:rStyle w:val="Hyperlink"/>
          </w:rPr>
          <w:t>here</w:t>
        </w:r>
      </w:hyperlink>
      <w:r>
        <w:t>.</w:t>
      </w:r>
    </w:p>
    <w:p w14:paraId="679494F1" w14:textId="77777777" w:rsidR="00BC3246" w:rsidRDefault="003E12B0" w:rsidP="00CC34B8">
      <w:pPr>
        <w:pStyle w:val="Heading3"/>
        <w:spacing w:line="480" w:lineRule="auto"/>
      </w:pPr>
      <w:bookmarkStart w:id="137" w:name="simulation-model"/>
      <w:r>
        <w:t>Simulation Model</w:t>
      </w:r>
      <w:bookmarkEnd w:id="137"/>
    </w:p>
    <w:p w14:paraId="4A22D5C4" w14:textId="77777777" w:rsidR="00BC3246" w:rsidRDefault="003E12B0" w:rsidP="00CC34B8">
      <w:pPr>
        <w:pStyle w:val="FirstParagraph"/>
        <w:spacing w:line="480" w:lineRule="auto"/>
      </w:pPr>
      <w:r>
        <w:t xml:space="preserve">Our bio-economic model simulates the effect of MPAs on a spatially explicit age-structured representation of a single species. Readers can explore the functionality of the model using an online tool available </w:t>
      </w:r>
      <w:hyperlink r:id="rId18">
        <w:r>
          <w:rPr>
            <w:rStyle w:val="Hyperlink"/>
          </w:rPr>
          <w:t>here</w:t>
        </w:r>
      </w:hyperlink>
      <w:r>
        <w:t xml:space="preserve">. The model consists of 50 patches with wrapped edges (picture the waters around a circular island). For any one simulation we randomly pull a species and its associated life history from the </w:t>
      </w:r>
      <w:r>
        <w:rPr>
          <w:rStyle w:val="VerbatimChar"/>
        </w:rPr>
        <w:t>FishLife</w:t>
      </w:r>
      <w:r>
        <w:t xml:space="preserve"> (45) package in R. We pair these data with randomly selected values between 0.6 and 0.95 for Beverton-Holt steepness (65), as well as larval and adult dispersal rates. We randomly assign whether adult fish preferentially move towards patches with lower relative densities, as well as one of three potential types of recruitment density dependence (66). Simulations are also assigned random fleet dynamics (open access ,constant effort, constant catch), responses to MPA (leave the fishery or concentrate outside MPAs), a fleet dispersal model (uniform in response to catch-per-unit-effort, in response to profit-per-unit-effort),</w:t>
      </w:r>
    </w:p>
    <w:p w14:paraId="356F8F7A" w14:textId="77777777" w:rsidR="00BC3246" w:rsidRDefault="003E12B0" w:rsidP="00CC34B8">
      <w:pPr>
        <w:pStyle w:val="BodyText"/>
        <w:spacing w:line="480" w:lineRule="auto"/>
      </w:pPr>
      <w:r>
        <w:lastRenderedPageBreak/>
        <w:t>Each simulation is assigned an MPA scenario, defined by the number and size of MPAs, the placement of those MPAs, and the year that the MPAs are put in place. The population begins at unfished equilibrium and then fishing effort is applied in accordance to the fleet model. The MPAs are then placed during the randomly selected start year, allowing some runs to explore how the early dynamics of the MPA play out when the fishery and population they are placed on is not already at equilibrium. Each simulation is run to equilibrium with and without the selected MPA strategy (holding all else constant). We then measure the difference in biomass densities each time step in the scenario with and without the MPAs to calculate the regional conservation effect of the MPAs over time.</w:t>
      </w:r>
    </w:p>
    <w:p w14:paraId="13E01BE8" w14:textId="77777777" w:rsidR="00BC3246" w:rsidRDefault="003E12B0" w:rsidP="00CC34B8">
      <w:pPr>
        <w:pStyle w:val="Heading3"/>
        <w:spacing w:line="480" w:lineRule="auto"/>
      </w:pPr>
      <w:bookmarkStart w:id="138" w:name="difference-in-difference-regression"/>
      <w:r>
        <w:lastRenderedPageBreak/>
        <w:t>Difference in Difference Regression</w:t>
      </w:r>
      <w:bookmarkEnd w:id="138"/>
    </w:p>
    <w:p w14:paraId="179B4BEE" w14:textId="77777777" w:rsidR="00BC3246" w:rsidRDefault="003E12B0" w:rsidP="00CC34B8">
      <w:pPr>
        <w:pStyle w:val="CaptionedFigure"/>
        <w:spacing w:line="480" w:lineRule="auto"/>
      </w:pPr>
      <w:r>
        <w:rPr>
          <w:noProof/>
        </w:rPr>
        <w:lastRenderedPageBreak/>
        <w:drawing>
          <wp:inline distT="0" distB="0" distL="0" distR="0" wp14:anchorId="57685B3F" wp14:editId="59816470">
            <wp:extent cx="5334000" cy="8001000"/>
            <wp:effectExtent l="0" t="0" r="0" b="0"/>
            <wp:docPr id="6" name="Picture" descr="Figure 6: Map of study region; the Northern Channel Islands, California, USA. Colors show binned number of PISCO sampling events across the time period of our stud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ci-map-1.png"/>
                    <pic:cNvPicPr>
                      <a:picLocks noChangeAspect="1" noChangeArrowheads="1"/>
                    </pic:cNvPicPr>
                  </pic:nvPicPr>
                  <pic:blipFill>
                    <a:blip r:embed="rId19"/>
                    <a:stretch>
                      <a:fillRect/>
                    </a:stretch>
                  </pic:blipFill>
                  <pic:spPr bwMode="auto">
                    <a:xfrm>
                      <a:off x="0" y="0"/>
                      <a:ext cx="5334000" cy="8001000"/>
                    </a:xfrm>
                    <a:prstGeom prst="rect">
                      <a:avLst/>
                    </a:prstGeom>
                    <a:noFill/>
                    <a:ln w="9525">
                      <a:noFill/>
                      <a:headEnd/>
                      <a:tailEnd/>
                    </a:ln>
                  </pic:spPr>
                </pic:pic>
              </a:graphicData>
            </a:graphic>
          </wp:inline>
        </w:drawing>
      </w:r>
    </w:p>
    <w:p w14:paraId="3BBCA93A" w14:textId="77777777" w:rsidR="00BC3246" w:rsidRDefault="003E12B0" w:rsidP="00CC34B8">
      <w:pPr>
        <w:pStyle w:val="ImageCaption"/>
        <w:spacing w:line="480" w:lineRule="auto"/>
      </w:pPr>
      <w:r>
        <w:lastRenderedPageBreak/>
        <w:t>Figure 6: Map of study region; the Northern Channel Islands, California, USA. Colors show binned number of PISCO sampling events across the time period of our study.</w:t>
      </w:r>
    </w:p>
    <w:p w14:paraId="4FB4DFA6" w14:textId="77777777" w:rsidR="00BC3246" w:rsidRDefault="003E12B0" w:rsidP="00CC34B8">
      <w:pPr>
        <w:pStyle w:val="BodyText"/>
        <w:spacing w:line="480" w:lineRule="auto"/>
      </w:pPr>
      <w:r>
        <w:t>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 (22), (23), (24), and (25) 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 The details of the monitoring program are described in (26).</w:t>
      </w:r>
    </w:p>
    <w:p w14:paraId="68F4CB61" w14:textId="77777777" w:rsidR="00BC3246" w:rsidRDefault="003E12B0" w:rsidP="00CC34B8">
      <w:pPr>
        <w:pStyle w:val="BodyText"/>
        <w:spacing w:line="480" w:lineRule="auto"/>
      </w:pPr>
      <w:r>
        <w:t>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It is important to note that the model is agnostic as to the root causes of the parallel trends, so long as they hold.</w:t>
      </w:r>
    </w:p>
    <w:p w14:paraId="122B2D8B" w14:textId="77777777" w:rsidR="00BC3246" w:rsidRDefault="003E12B0" w:rsidP="00CC34B8">
      <w:pPr>
        <w:pStyle w:val="BodyText"/>
        <w:spacing w:line="480" w:lineRule="auto"/>
      </w:pPr>
      <w:r>
        <w:t>The regression amounts to estimating the pre-post MPA difference in the biomass densities of targeted species minus the same difference for non-targeted species in the Channel Islands.</w:t>
      </w:r>
    </w:p>
    <w:p w14:paraId="1D7EF727" w14:textId="77777777" w:rsidR="00BC3246" w:rsidRDefault="003E12B0" w:rsidP="00CC34B8">
      <w:pPr>
        <w:pStyle w:val="BodyText"/>
        <w:spacing w:line="480" w:lineRule="auto"/>
      </w:pPr>
      <w:r>
        <w:t>The simplified form of this model is</w:t>
      </w:r>
    </w:p>
    <w:p w14:paraId="2ADC5BDA" w14:textId="77777777" w:rsidR="00BC3246" w:rsidRDefault="001B5E46" w:rsidP="00CC34B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∼Gamma(</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c</m:t>
                  </m:r>
                </m:sup>
              </m:sSup>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s</m:t>
                  </m:r>
                </m:sup>
              </m:sSup>
              <m:sSub>
                <m:sSubPr>
                  <m:ctrlPr>
                    <w:rPr>
                      <w:rFonts w:ascii="Cambria Math" w:hAnsi="Cambria Math"/>
                    </w:rPr>
                  </m:ctrlPr>
                </m:sSubPr>
                <m:e>
                  <m:r>
                    <m:rPr>
                      <m:sty m:val="b"/>
                    </m:rPr>
                    <w:rPr>
                      <w:rFonts w:ascii="Cambria Math" w:hAnsi="Cambria Math"/>
                    </w:rPr>
                    <m:t>S</m:t>
                  </m:r>
                </m:e>
                <m:sub>
                  <m:r>
                    <m:rPr>
                      <m:sty m:val="b"/>
                    </m:rPr>
                    <w:rPr>
                      <w:rFonts w:ascii="Cambria Math" w:hAnsi="Cambria Math"/>
                    </w:rPr>
                    <m:t>i</m:t>
                  </m:r>
                </m:sub>
              </m:sSub>
            </m:sup>
          </m:sSup>
          <m:r>
            <w:rPr>
              <w:rFonts w:ascii="Cambria Math" w:hAnsi="Cambria Math"/>
            </w:rPr>
            <m:t>,shape,scale)</m:t>
          </m:r>
        </m:oMath>
      </m:oMathPara>
    </w:p>
    <w:p w14:paraId="62BC7503" w14:textId="77777777" w:rsidR="00BC3246" w:rsidRDefault="003E12B0" w:rsidP="00CC34B8">
      <w:pPr>
        <w:pStyle w:val="FirstParagraph"/>
        <w:spacing w:line="480" w:lineRule="auto"/>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biomass density at observation </w:t>
      </w:r>
      <w:r>
        <w:rPr>
          <w:i/>
        </w:rPr>
        <w:t>i</w:t>
      </w:r>
      <w:r>
        <w:t xml:space="preserve">, </w:t>
      </w:r>
      <w:r>
        <w:rPr>
          <w:i/>
        </w:rPr>
        <w:t>T</w:t>
      </w:r>
      <w:r>
        <w:t xml:space="preserve"> indicates whether the observation </w:t>
      </w:r>
      <w:r>
        <w:rPr>
          <w:i/>
        </w:rPr>
        <w:t>i</w:t>
      </w:r>
      <w:r>
        <w:t xml:space="preserve"> is for a targeted (</w:t>
      </w:r>
      <m:oMath>
        <m:r>
          <w:rPr>
            <w:rFonts w:ascii="Cambria Math" w:hAnsi="Cambria Math"/>
          </w:rPr>
          <m:t>T=1</m:t>
        </m:r>
      </m:oMath>
      <w:r>
        <w:t>) or non-targeted (</w:t>
      </w:r>
      <m:oMath>
        <m:r>
          <w:rPr>
            <w:rFonts w:ascii="Cambria Math" w:hAnsi="Cambria Math"/>
          </w:rPr>
          <m:t>T=0</m:t>
        </m:r>
      </m:oMath>
      <w:r>
        <w:t xml:space="preserve">) species, and </w:t>
      </w:r>
      <w:r>
        <w:rPr>
          <w:i/>
        </w:rPr>
        <w:t>MPA</w:t>
      </w:r>
      <w:r>
        <w:t xml:space="preserve"> marks whether observation </w:t>
      </w:r>
      <w:r>
        <w:rPr>
          <w:i/>
        </w:rPr>
        <w:t>i</w:t>
      </w:r>
      <w:r>
        <w:t xml:space="preserve"> is in a pre MPA (</w:t>
      </w:r>
      <m:oMath>
        <m:r>
          <w:rPr>
            <w:rFonts w:ascii="Cambria Math" w:hAnsi="Cambria Math"/>
          </w:rPr>
          <m:t>MPA=0</m:t>
        </m:r>
      </m:oMath>
      <w:r>
        <w:t>) or post MPA (</w:t>
      </w:r>
      <m:oMath>
        <m:r>
          <w:rPr>
            <w:rFonts w:ascii="Cambria Math" w:hAnsi="Cambria Math"/>
          </w:rPr>
          <m:t>MPA=1</m:t>
        </m:r>
      </m:oMath>
      <w:r>
        <w:t xml:space="preserve">) state. </w:t>
      </w:r>
      <w:r>
        <w:rPr>
          <w:b/>
        </w:rPr>
        <w:t>B</w:t>
      </w:r>
      <w:r>
        <w:rPr>
          <w:b/>
          <w:vertAlign w:val="superscript"/>
        </w:rPr>
        <w:t>c</w:t>
      </w:r>
      <w:r>
        <w:t xml:space="preserve"> is a vector of coefficients for additional control variables in matrix </w:t>
      </w:r>
      <w:r>
        <w:rPr>
          <w:i/>
        </w:rPr>
        <w:t>X</w:t>
      </w:r>
      <w:r>
        <w:t xml:space="preserve"> such as water visibility and observer experience. </w:t>
      </w:r>
      <w:r>
        <w:rPr>
          <w:b/>
        </w:rPr>
        <w:t>B</w:t>
      </w:r>
      <w:r>
        <w:rPr>
          <w:b/>
          <w:vertAlign w:val="superscript"/>
        </w:rPr>
        <w:t>s</w:t>
      </w:r>
      <w:r>
        <w:t xml:space="preserve"> is a vector of hierarchical coefficients for each sampling location </w:t>
      </w:r>
      <w:r>
        <w:rPr>
          <w:b/>
        </w:rPr>
        <w:t>S</w:t>
      </w:r>
      <w:r>
        <w:t xml:space="preserve"> , clustered by island. Under the assumptions of this model,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causal effect of the treatment (</w:t>
      </w:r>
      <w:r>
        <w:rPr>
          <w:i/>
        </w:rPr>
        <w:t>MPA</w:t>
      </w:r>
      <w:r>
        <w:t>) on the treated (targeted species). The shape and scale parameters of the Gamma distribution are estimated as well. See SI for further details of the estimation model. 46% of the samples in the raw data come from within MPAs, while the MPAs themselves cover 20% of the surface waters of the channel islands. As such, we weight each observation such that within MPA data are assigned a total weight of 0.2 and outside-MPA data a total weight of 0.8.</w:t>
      </w:r>
    </w:p>
    <w:p w14:paraId="72E1E47B" w14:textId="77777777" w:rsidR="00BC3246" w:rsidRDefault="003E12B0" w:rsidP="00CC34B8">
      <w:pPr>
        <w:pStyle w:val="BodyText"/>
        <w:spacing w:line="480" w:lineRule="auto"/>
      </w:pPr>
      <w:r>
        <w:t>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(Fig.SXX). However, we believe that the parallel trends assumption is likely violated in the post 2014 data.</w:t>
      </w:r>
    </w:p>
    <w:p w14:paraId="5F072E34" w14:textId="77777777" w:rsidR="00BC3246" w:rsidRDefault="003E12B0" w:rsidP="00CC34B8">
      <w:pPr>
        <w:pStyle w:val="BodyText"/>
        <w:spacing w:line="480" w:lineRule="auto"/>
      </w:pPr>
      <w:r>
        <w:lastRenderedPageBreak/>
        <w:t>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 (67, 68). We used convergent cross mapping (CCM), in the manner of (69),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 “cross-mapping”).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p w14:paraId="318473E8" w14:textId="77777777" w:rsidR="00BC3246" w:rsidRDefault="003E12B0" w:rsidP="00CC34B8">
      <w:pPr>
        <w:pStyle w:val="Bibliography"/>
        <w:spacing w:line="480" w:lineRule="auto"/>
      </w:pPr>
      <w:bookmarkStart w:id="139" w:name="ref-johannes1978"/>
      <w:bookmarkStart w:id="140" w:name="refs"/>
      <w:r>
        <w:t xml:space="preserve">1. Johannes RE (1978) Traditional Marine Conservation Methods in Oceania and Their Demise. </w:t>
      </w:r>
      <w:r>
        <w:rPr>
          <w:i/>
        </w:rPr>
        <w:t>Annual Review of Ecology and Systematics</w:t>
      </w:r>
      <w:r>
        <w:t xml:space="preserve"> 9(1):349–364.</w:t>
      </w:r>
    </w:p>
    <w:p w14:paraId="415F5E27" w14:textId="77777777" w:rsidR="00BC3246" w:rsidRDefault="003E12B0" w:rsidP="00CC34B8">
      <w:pPr>
        <w:pStyle w:val="Bibliography"/>
        <w:spacing w:line="480" w:lineRule="auto"/>
      </w:pPr>
      <w:bookmarkStart w:id="141" w:name="ref-iucn1976"/>
      <w:bookmarkEnd w:id="139"/>
      <w:r>
        <w:t xml:space="preserve">2. IUCN (1976) </w:t>
      </w:r>
      <w:r>
        <w:rPr>
          <w:i/>
        </w:rPr>
        <w:t>IUCN yearbook, 1975-76 : Annual report of the International Union for Conservation of Nature and Natural Resources for 1975 and for January-May 1976</w:t>
      </w:r>
      <w:r>
        <w:t>.</w:t>
      </w:r>
    </w:p>
    <w:p w14:paraId="02ABD3F7" w14:textId="77777777" w:rsidR="00BC3246" w:rsidRDefault="003E12B0" w:rsidP="00CC34B8">
      <w:pPr>
        <w:pStyle w:val="Bibliography"/>
        <w:spacing w:line="480" w:lineRule="auto"/>
      </w:pPr>
      <w:bookmarkStart w:id="142" w:name="ref-watson2014a"/>
      <w:bookmarkEnd w:id="141"/>
      <w:r>
        <w:lastRenderedPageBreak/>
        <w:t xml:space="preserve">3. Watson JEM, Dudley N, Segan DB, Hockings M (2014) The performance and potential of protected areas. </w:t>
      </w:r>
      <w:r>
        <w:rPr>
          <w:i/>
        </w:rPr>
        <w:t>Nature</w:t>
      </w:r>
      <w:r>
        <w:t xml:space="preserve"> 515(7525):67–73.</w:t>
      </w:r>
    </w:p>
    <w:p w14:paraId="14EF5D63" w14:textId="77777777" w:rsidR="00BC3246" w:rsidRDefault="003E12B0" w:rsidP="00CC34B8">
      <w:pPr>
        <w:pStyle w:val="Bibliography"/>
        <w:spacing w:line="480" w:lineRule="auto"/>
      </w:pPr>
      <w:bookmarkStart w:id="143" w:name="ref-gaines2010"/>
      <w:bookmarkEnd w:id="142"/>
      <w:r>
        <w:t xml:space="preserve">4. Gaines SD, White C, Carr MH, Palumbi SR (2010) Designing Marine Reserve Networks for Both Conservation and Fisheries Management. </w:t>
      </w:r>
      <w:r>
        <w:rPr>
          <w:i/>
        </w:rPr>
        <w:t>Proceedings of the National Academy of Sciences</w:t>
      </w:r>
      <w:r>
        <w:t xml:space="preserve"> 107(43):18286–18293.</w:t>
      </w:r>
    </w:p>
    <w:p w14:paraId="3DDE4A5A" w14:textId="77777777" w:rsidR="00BC3246" w:rsidRDefault="003E12B0" w:rsidP="00CC34B8">
      <w:pPr>
        <w:pStyle w:val="Bibliography"/>
        <w:spacing w:line="480" w:lineRule="auto"/>
      </w:pPr>
      <w:bookmarkStart w:id="144" w:name="ref-lester2009"/>
      <w:bookmarkEnd w:id="143"/>
      <w:r>
        <w:t xml:space="preserve">5. Lester SE, et al. (2009) Biological effects within no-take marine reserves: A global synthesis. </w:t>
      </w:r>
      <w:r>
        <w:rPr>
          <w:i/>
        </w:rPr>
        <w:t>Marine Ecology Progress Series</w:t>
      </w:r>
      <w:r>
        <w:t xml:space="preserve"> 384:33–46.</w:t>
      </w:r>
    </w:p>
    <w:p w14:paraId="13D72FB2" w14:textId="77777777" w:rsidR="00BC3246" w:rsidRDefault="003E12B0" w:rsidP="00CC34B8">
      <w:pPr>
        <w:pStyle w:val="Bibliography"/>
        <w:spacing w:line="480" w:lineRule="auto"/>
      </w:pPr>
      <w:bookmarkStart w:id="145" w:name="ref-halpern2003"/>
      <w:bookmarkEnd w:id="144"/>
      <w:r>
        <w:t xml:space="preserve">6. Halpern BS, Warner RR (2003) Review Paper. Matching marine reserve design to reserve objectives. </w:t>
      </w:r>
      <w:r>
        <w:rPr>
          <w:i/>
        </w:rPr>
        <w:t>Proceedings of the Royal Society of London Series B: Biological Sciences</w:t>
      </w:r>
      <w:r>
        <w:t xml:space="preserve"> 270(1527):1871–1878.</w:t>
      </w:r>
    </w:p>
    <w:p w14:paraId="414D80B4" w14:textId="77777777" w:rsidR="00BC3246" w:rsidRDefault="003E12B0" w:rsidP="00CC34B8">
      <w:pPr>
        <w:pStyle w:val="Bibliography"/>
        <w:spacing w:line="480" w:lineRule="auto"/>
      </w:pPr>
      <w:bookmarkStart w:id="146" w:name="ref-edgar2014"/>
      <w:bookmarkEnd w:id="145"/>
      <w:r>
        <w:t xml:space="preserve">7. Edgar GJ, et al. (2014) Global conservation outcomes depend on marine protected areas with five key features. </w:t>
      </w:r>
      <w:r>
        <w:rPr>
          <w:i/>
        </w:rPr>
        <w:t>Nature</w:t>
      </w:r>
      <w:r>
        <w:t xml:space="preserve"> 506(7487):216.</w:t>
      </w:r>
    </w:p>
    <w:p w14:paraId="554F4657" w14:textId="77777777" w:rsidR="00BC3246" w:rsidRDefault="003E12B0" w:rsidP="00CC34B8">
      <w:pPr>
        <w:pStyle w:val="Bibliography"/>
        <w:spacing w:line="480" w:lineRule="auto"/>
      </w:pPr>
      <w:bookmarkStart w:id="147" w:name="ref-gerber2005"/>
      <w:bookmarkEnd w:id="146"/>
      <w:r>
        <w:t xml:space="preserve">8. Gerber LR, Heppell SS, Ballantyne F, Sala E (2005) The role of dispersal and demography in determining the efficacy of marine reserves. </w:t>
      </w:r>
      <w:r>
        <w:rPr>
          <w:i/>
        </w:rPr>
        <w:t>Canadian Journal of Fisheries and Aquatic Sciences</w:t>
      </w:r>
      <w:r>
        <w:t xml:space="preserve"> 62(4):863–871.</w:t>
      </w:r>
    </w:p>
    <w:p w14:paraId="5D4A6659" w14:textId="77777777" w:rsidR="00BC3246" w:rsidRDefault="003E12B0" w:rsidP="00CC34B8">
      <w:pPr>
        <w:pStyle w:val="Bibliography"/>
        <w:spacing w:line="480" w:lineRule="auto"/>
      </w:pPr>
      <w:bookmarkStart w:id="148" w:name="ref-goni2010"/>
      <w:bookmarkEnd w:id="147"/>
      <w:r>
        <w:t xml:space="preserve">9. Goni R, Hilborn R, D\’ıaz D, Mallol S, Adlerstein S (2010) Net contribution of spillover from a marine reserve to fishery catches. </w:t>
      </w:r>
      <w:r>
        <w:rPr>
          <w:i/>
        </w:rPr>
        <w:t>Mar Ecol Prog Ser</w:t>
      </w:r>
      <w:r>
        <w:t xml:space="preserve"> 400:233–243.</w:t>
      </w:r>
    </w:p>
    <w:p w14:paraId="0A455002" w14:textId="77777777" w:rsidR="00BC3246" w:rsidRDefault="003E12B0" w:rsidP="00CC34B8">
      <w:pPr>
        <w:pStyle w:val="Bibliography"/>
        <w:spacing w:line="480" w:lineRule="auto"/>
      </w:pPr>
      <w:bookmarkStart w:id="149" w:name="ref-halpern2009"/>
      <w:bookmarkEnd w:id="148"/>
      <w:r>
        <w:t xml:space="preserve">10. Halpern BS, Lester SE, Kellner JB (2009) Spillover from marine reserves and the replenishment of fished stocks. </w:t>
      </w:r>
      <w:r>
        <w:rPr>
          <w:i/>
        </w:rPr>
        <w:t>Environmental Conservation</w:t>
      </w:r>
      <w:r>
        <w:t xml:space="preserve"> 36(04):268–276.</w:t>
      </w:r>
    </w:p>
    <w:p w14:paraId="201B10E1" w14:textId="77777777" w:rsidR="00BC3246" w:rsidRDefault="003E12B0" w:rsidP="00CC34B8">
      <w:pPr>
        <w:pStyle w:val="Bibliography"/>
        <w:spacing w:line="480" w:lineRule="auto"/>
      </w:pPr>
      <w:bookmarkStart w:id="150" w:name="ref-kay2012"/>
      <w:bookmarkEnd w:id="149"/>
      <w:r>
        <w:lastRenderedPageBreak/>
        <w:t xml:space="preserve">11. Kay MC, Lenihan HS, Kotchen MJ, Miller CJ (2012) Effects of marine reserves on California spiny lobster are robust and modified by fine-scale habitat features and distance from reserve borders. </w:t>
      </w:r>
      <w:r>
        <w:rPr>
          <w:i/>
        </w:rPr>
        <w:t>Marine Ecology Progress Series</w:t>
      </w:r>
      <w:r>
        <w:t xml:space="preserve"> 451:137–150.</w:t>
      </w:r>
    </w:p>
    <w:p w14:paraId="49634B66" w14:textId="77777777" w:rsidR="00BC3246" w:rsidRDefault="003E12B0" w:rsidP="00CC34B8">
      <w:pPr>
        <w:pStyle w:val="Bibliography"/>
        <w:spacing w:line="480" w:lineRule="auto"/>
      </w:pPr>
      <w:bookmarkStart w:id="151" w:name="ref-stobart2009"/>
      <w:bookmarkEnd w:id="150"/>
      <w:r>
        <w:t xml:space="preserve">12. Stobart B, et al. (2009) Long-term and spillover effects of a marine protected area on an exploited fish community. </w:t>
      </w:r>
      <w:r>
        <w:rPr>
          <w:i/>
        </w:rPr>
        <w:t>Marine Ecology Progress Series</w:t>
      </w:r>
      <w:r>
        <w:t xml:space="preserve"> 384:47–60.</w:t>
      </w:r>
    </w:p>
    <w:p w14:paraId="015062B9" w14:textId="77777777" w:rsidR="00BC3246" w:rsidRDefault="003E12B0" w:rsidP="00CC34B8">
      <w:pPr>
        <w:pStyle w:val="Bibliography"/>
        <w:spacing w:line="480" w:lineRule="auto"/>
      </w:pPr>
      <w:bookmarkStart w:id="152" w:name="ref-mcclanahan2000"/>
      <w:bookmarkEnd w:id="151"/>
      <w:r>
        <w:t xml:space="preserve">13. McClanahan TR, Mangi S (2000) Spillover Of Exploitable Fishes From A Marine Park And Its Effect On The Adjacent Fishery. </w:t>
      </w:r>
      <w:r>
        <w:rPr>
          <w:i/>
        </w:rPr>
        <w:t>Ecological Applications</w:t>
      </w:r>
      <w:r>
        <w:t xml:space="preserve"> 10(6):1792–1805.</w:t>
      </w:r>
    </w:p>
    <w:p w14:paraId="03E7FE72" w14:textId="77777777" w:rsidR="00BC3246" w:rsidRDefault="003E12B0" w:rsidP="00CC34B8">
      <w:pPr>
        <w:pStyle w:val="Bibliography"/>
        <w:spacing w:line="480" w:lineRule="auto"/>
      </w:pPr>
      <w:bookmarkStart w:id="153" w:name="ref-russ1996"/>
      <w:bookmarkEnd w:id="152"/>
      <w:r>
        <w:t xml:space="preserve">14. Russ G, Alcala A (1996) Do marine reserves export adult fish biomass? Evidence from Apo Island, central Philippines. </w:t>
      </w:r>
      <w:r>
        <w:rPr>
          <w:i/>
        </w:rPr>
        <w:t>Marine Ecology Progress Series</w:t>
      </w:r>
      <w:r>
        <w:t xml:space="preserve"> 132:1–9.</w:t>
      </w:r>
    </w:p>
    <w:p w14:paraId="76190778" w14:textId="77777777" w:rsidR="00BC3246" w:rsidRDefault="003E12B0" w:rsidP="00CC34B8">
      <w:pPr>
        <w:pStyle w:val="Bibliography"/>
        <w:spacing w:line="480" w:lineRule="auto"/>
      </w:pPr>
      <w:bookmarkStart w:id="154" w:name="ref-thompson2017"/>
      <w:bookmarkEnd w:id="153"/>
      <w:r>
        <w:t xml:space="preserve">15. Thompson AR, Chen DC, Guo LW, Hyde JR, Watson W (2017) Larval abundances of rockfishes that were historically targeted by fishing increased over 16 years in association with a large marine protected area. </w:t>
      </w:r>
      <w:r>
        <w:rPr>
          <w:i/>
        </w:rPr>
        <w:t>Royal Society Open Science</w:t>
      </w:r>
      <w:r>
        <w:t xml:space="preserve"> 4(9):170639.</w:t>
      </w:r>
    </w:p>
    <w:p w14:paraId="39408ACD" w14:textId="77777777" w:rsidR="00BC3246" w:rsidRDefault="003E12B0" w:rsidP="00CC34B8">
      <w:pPr>
        <w:pStyle w:val="Bibliography"/>
        <w:spacing w:line="480" w:lineRule="auto"/>
      </w:pPr>
      <w:bookmarkStart w:id="155" w:name="ref-baetscher2019"/>
      <w:bookmarkEnd w:id="154"/>
      <w:r>
        <w:t xml:space="preserve">16. Baetscher DS, et al. (2019) Dispersal of a nearshore marine fish connects marine reserves and adjacent fished areas along an open coast. </w:t>
      </w:r>
      <w:r>
        <w:rPr>
          <w:i/>
        </w:rPr>
        <w:t>Molecular Ecology</w:t>
      </w:r>
      <w:r>
        <w:t xml:space="preserve"> 28(7):1611–1623.</w:t>
      </w:r>
    </w:p>
    <w:p w14:paraId="7C19ACF7" w14:textId="77777777" w:rsidR="00BC3246" w:rsidRDefault="003E12B0" w:rsidP="00CC34B8">
      <w:pPr>
        <w:pStyle w:val="Bibliography"/>
        <w:spacing w:line="480" w:lineRule="auto"/>
      </w:pPr>
      <w:bookmarkStart w:id="156" w:name="ref-pelc2009"/>
      <w:bookmarkEnd w:id="155"/>
      <w:r>
        <w:t xml:space="preserve">17. Pelc R, Baskett M, Tanci T, Gaines S, Warner R (2009) Quantifying larval export from South African marine reserves. </w:t>
      </w:r>
      <w:r>
        <w:rPr>
          <w:i/>
        </w:rPr>
        <w:t>Marine Ecology Progress Series</w:t>
      </w:r>
      <w:r>
        <w:t xml:space="preserve"> 394:65–78.</w:t>
      </w:r>
    </w:p>
    <w:p w14:paraId="000D7F6A" w14:textId="77777777" w:rsidR="00BC3246" w:rsidRDefault="003E12B0" w:rsidP="00CC34B8">
      <w:pPr>
        <w:pStyle w:val="Bibliography"/>
        <w:spacing w:line="480" w:lineRule="auto"/>
      </w:pPr>
      <w:bookmarkStart w:id="157" w:name="ref-costa2013"/>
      <w:bookmarkEnd w:id="156"/>
      <w:r>
        <w:t xml:space="preserve">18. Costa BH e, et al. (2013) Fishers’ Behaviour in Response to the Implementation of a Marine Protected Area. </w:t>
      </w:r>
      <w:r>
        <w:rPr>
          <w:i/>
        </w:rPr>
        <w:t>PLOS ONE</w:t>
      </w:r>
      <w:r>
        <w:t xml:space="preserve"> 8(6):e65057.</w:t>
      </w:r>
    </w:p>
    <w:p w14:paraId="20DDA667" w14:textId="77777777" w:rsidR="00BC3246" w:rsidRDefault="003E12B0" w:rsidP="00CC34B8">
      <w:pPr>
        <w:pStyle w:val="Bibliography"/>
        <w:spacing w:line="480" w:lineRule="auto"/>
      </w:pPr>
      <w:bookmarkStart w:id="158" w:name="ref-mason2012"/>
      <w:bookmarkEnd w:id="157"/>
      <w:r>
        <w:lastRenderedPageBreak/>
        <w:t xml:space="preserve">19. Mason J, Kosaka R, Mamula A, Speir C (2012) Effort changes around a marine reserve: The case of the California Rockfish Conservation Area. </w:t>
      </w:r>
      <w:r>
        <w:rPr>
          <w:i/>
        </w:rPr>
        <w:t>Marine Policy</w:t>
      </w:r>
      <w:r>
        <w:t xml:space="preserve"> 36(5):1054–1063.</w:t>
      </w:r>
    </w:p>
    <w:p w14:paraId="72458D4A" w14:textId="77777777" w:rsidR="00BC3246" w:rsidRDefault="003E12B0" w:rsidP="00CC34B8">
      <w:pPr>
        <w:pStyle w:val="Bibliography"/>
        <w:spacing w:line="480" w:lineRule="auto"/>
      </w:pPr>
      <w:bookmarkStart w:id="159" w:name="ref-murawski2005"/>
      <w:bookmarkEnd w:id="158"/>
      <w:r>
        <w:t xml:space="preserve">20. Murawski SA, Wigley SE, Fogarty MJ, Rago PJ, Mountain DG (2005) Effort distribution and catch patterns adjacent to temperate MPAs. </w:t>
      </w:r>
      <w:r>
        <w:rPr>
          <w:i/>
        </w:rPr>
        <w:t>ICES Journal of Marine Science</w:t>
      </w:r>
      <w:r>
        <w:t xml:space="preserve"> 62(6):1150–1167.</w:t>
      </w:r>
    </w:p>
    <w:p w14:paraId="714A4F7C" w14:textId="77777777" w:rsidR="00BC3246" w:rsidRDefault="003E12B0" w:rsidP="00CC34B8">
      <w:pPr>
        <w:pStyle w:val="Bibliography"/>
        <w:spacing w:line="480" w:lineRule="auto"/>
      </w:pPr>
      <w:bookmarkStart w:id="160" w:name="ref-mcdermott2019"/>
      <w:bookmarkEnd w:id="159"/>
      <w:r>
        <w:t xml:space="preserve">21. McDermott GR, Meng KC, McDonald GG, Costello CJ (2019) The blue paradox: Preemptive overfishing in marine reserves. </w:t>
      </w:r>
      <w:r>
        <w:rPr>
          <w:i/>
        </w:rPr>
        <w:t>Proceedings of the National Academy of Sciences</w:t>
      </w:r>
      <w:r>
        <w:t xml:space="preserve"> 116(12):5319–5325.</w:t>
      </w:r>
    </w:p>
    <w:p w14:paraId="4AD82EC6" w14:textId="77777777" w:rsidR="00BC3246" w:rsidRDefault="003E12B0" w:rsidP="00CC34B8">
      <w:pPr>
        <w:pStyle w:val="Bibliography"/>
        <w:spacing w:line="480" w:lineRule="auto"/>
      </w:pPr>
      <w:bookmarkStart w:id="161" w:name="ref-osmond2010"/>
      <w:bookmarkEnd w:id="160"/>
      <w:r>
        <w:t xml:space="preserve">22. Osmond M, Airame S, Caldwell M, Day J (2010) “Lessons for marine conservation planning: A comparison of three marine protected area planning processes”. </w:t>
      </w:r>
      <w:r>
        <w:rPr>
          <w:i/>
        </w:rPr>
        <w:t>Ocean &amp; Coastal Management</w:t>
      </w:r>
      <w:r>
        <w:t xml:space="preserve"> 53(2):41–51.</w:t>
      </w:r>
    </w:p>
    <w:p w14:paraId="62873CF7" w14:textId="77777777" w:rsidR="00BC3246" w:rsidRDefault="003E12B0" w:rsidP="00CC34B8">
      <w:pPr>
        <w:pStyle w:val="Bibliography"/>
        <w:spacing w:line="480" w:lineRule="auto"/>
      </w:pPr>
      <w:bookmarkStart w:id="162" w:name="ref-kirlin2013"/>
      <w:bookmarkEnd w:id="161"/>
      <w:r>
        <w:t xml:space="preserve">23. Kirlin J, et al. (2013) California’s Marine Life Protection Act Initiative: Supporting implementation of legislation establishing a statewide network of marine protected areas. </w:t>
      </w:r>
      <w:r>
        <w:rPr>
          <w:i/>
        </w:rPr>
        <w:t>Ocean &amp; Coastal Management</w:t>
      </w:r>
      <w:r>
        <w:t xml:space="preserve"> 74:3–13.</w:t>
      </w:r>
    </w:p>
    <w:p w14:paraId="793AC42A" w14:textId="77777777" w:rsidR="00BC3246" w:rsidRDefault="003E12B0" w:rsidP="00CC34B8">
      <w:pPr>
        <w:pStyle w:val="Bibliography"/>
        <w:spacing w:line="480" w:lineRule="auto"/>
      </w:pPr>
      <w:bookmarkStart w:id="163" w:name="ref-botsford2014"/>
      <w:bookmarkEnd w:id="162"/>
      <w:r>
        <w:t xml:space="preserve">24. Botsford LW, White JW, Carr MH, Caselle JE (2014) Chapter Six - Marine Protected Area Networks in California, USA. </w:t>
      </w:r>
      <w:r>
        <w:rPr>
          <w:i/>
        </w:rPr>
        <w:t>Advances in Marine Biology</w:t>
      </w:r>
      <w:r>
        <w:t>, Marine Managed Areas and Fisheries., eds Johnson ML, Sandell J (Academic Press), pp 205–251.</w:t>
      </w:r>
    </w:p>
    <w:p w14:paraId="5E8489CC" w14:textId="77777777" w:rsidR="00BC3246" w:rsidRDefault="003E12B0" w:rsidP="00CC34B8">
      <w:pPr>
        <w:pStyle w:val="Bibliography"/>
        <w:spacing w:line="480" w:lineRule="auto"/>
      </w:pPr>
      <w:bookmarkStart w:id="164" w:name="ref-hilborn2012"/>
      <w:bookmarkEnd w:id="163"/>
      <w:r>
        <w:t xml:space="preserve">25. Hilborn R (2012) The role of science in MPA establishment in California: A personal perspective. </w:t>
      </w:r>
      <w:r>
        <w:rPr>
          <w:i/>
        </w:rPr>
        <w:t>Environmental Conservation</w:t>
      </w:r>
      <w:r>
        <w:t xml:space="preserve"> 39(03):195–198.</w:t>
      </w:r>
    </w:p>
    <w:p w14:paraId="1DA751C5" w14:textId="77777777" w:rsidR="00BC3246" w:rsidRDefault="003E12B0" w:rsidP="00CC34B8">
      <w:pPr>
        <w:pStyle w:val="Bibliography"/>
        <w:spacing w:line="480" w:lineRule="auto"/>
      </w:pPr>
      <w:bookmarkStart w:id="165" w:name="ref-caselle2015"/>
      <w:bookmarkEnd w:id="164"/>
      <w:r>
        <w:lastRenderedPageBreak/>
        <w:t xml:space="preserve">26. Caselle JE, Rassweiler A, Hamilton SL, Warner RR (2015) Recovery trajectories of kelp forest animals are rapid yet spatially variable across a network of temperate marine protected areas. </w:t>
      </w:r>
      <w:r>
        <w:rPr>
          <w:i/>
        </w:rPr>
        <w:t>Scientific reports</w:t>
      </w:r>
      <w:r>
        <w:t xml:space="preserve"> 5:14102.</w:t>
      </w:r>
    </w:p>
    <w:p w14:paraId="36F8B34E" w14:textId="77777777" w:rsidR="00BC3246" w:rsidRDefault="003E12B0" w:rsidP="00CC34B8">
      <w:pPr>
        <w:pStyle w:val="Bibliography"/>
        <w:spacing w:line="480" w:lineRule="auto"/>
      </w:pPr>
      <w:bookmarkStart w:id="166" w:name="ref-gaines2003"/>
      <w:bookmarkEnd w:id="165"/>
      <w:r>
        <w:t xml:space="preserve">27. Gaines SD, Gaylord B, Largier JL (2003) Avoiding Current Oversights in Marine Reserve Design. </w:t>
      </w:r>
      <w:r>
        <w:rPr>
          <w:i/>
        </w:rPr>
        <w:t>Ecological Applications</w:t>
      </w:r>
      <w:r>
        <w:t xml:space="preserve"> 13(sp1):32–46.</w:t>
      </w:r>
    </w:p>
    <w:p w14:paraId="7E038EC6" w14:textId="77777777" w:rsidR="00BC3246" w:rsidRDefault="003E12B0" w:rsidP="00CC34B8">
      <w:pPr>
        <w:pStyle w:val="Bibliography"/>
        <w:spacing w:line="480" w:lineRule="auto"/>
      </w:pPr>
      <w:bookmarkStart w:id="167" w:name="ref-botsford2008"/>
      <w:bookmarkEnd w:id="166"/>
      <w:r>
        <w:t xml:space="preserve">28. Botsford LW, et al. (2008) Connectivity, sustainability, and yield: Bridging the gap between conventional fisheries management and marine protected areas. </w:t>
      </w:r>
      <w:r>
        <w:rPr>
          <w:i/>
        </w:rPr>
        <w:t>Reviews in Fish Biology and Fisheries</w:t>
      </w:r>
      <w:r>
        <w:t xml:space="preserve"> 19(1):69–95.</w:t>
      </w:r>
    </w:p>
    <w:p w14:paraId="69894128" w14:textId="77777777" w:rsidR="00BC3246" w:rsidRDefault="003E12B0" w:rsidP="00CC34B8">
      <w:pPr>
        <w:pStyle w:val="Bibliography"/>
        <w:spacing w:line="480" w:lineRule="auto"/>
      </w:pPr>
      <w:bookmarkStart w:id="168" w:name="ref-difranco2018"/>
      <w:bookmarkEnd w:id="167"/>
      <w:r>
        <w:t xml:space="preserve">29. Di Franco A, et al. (2018) Linking home ranges to protected area size: The case study of the Mediterranean Sea. </w:t>
      </w:r>
      <w:r>
        <w:rPr>
          <w:i/>
        </w:rPr>
        <w:t>Biological Conservation</w:t>
      </w:r>
      <w:r>
        <w:t xml:space="preserve"> 221:175–181.</w:t>
      </w:r>
    </w:p>
    <w:p w14:paraId="519585DB" w14:textId="77777777" w:rsidR="00BC3246" w:rsidRDefault="003E12B0" w:rsidP="00CC34B8">
      <w:pPr>
        <w:pStyle w:val="Bibliography"/>
        <w:spacing w:line="480" w:lineRule="auto"/>
      </w:pPr>
      <w:bookmarkStart w:id="169" w:name="ref-mcgilliard2008"/>
      <w:bookmarkEnd w:id="168"/>
      <w:r>
        <w:t xml:space="preserve">30. McGilliard CR, Hilborn R (2008) Modeling no-take marine reserves in regulated fisheries: Assessing the role of larval dispersal. </w:t>
      </w:r>
      <w:r>
        <w:rPr>
          <w:i/>
        </w:rPr>
        <w:t>Canadian Journal of Fisheries and Aquatic Sciences</w:t>
      </w:r>
      <w:r>
        <w:t xml:space="preserve"> 65(11):2509–2523.</w:t>
      </w:r>
    </w:p>
    <w:p w14:paraId="703CF2BB" w14:textId="77777777" w:rsidR="00BC3246" w:rsidRDefault="003E12B0" w:rsidP="00CC34B8">
      <w:pPr>
        <w:pStyle w:val="Bibliography"/>
        <w:spacing w:line="480" w:lineRule="auto"/>
      </w:pPr>
      <w:bookmarkStart w:id="170" w:name="ref-burgess2014"/>
      <w:bookmarkEnd w:id="169"/>
      <w:r>
        <w:t xml:space="preserve">31. Burgess SC, et al. (2014) Beyond connectivity: How empirical methods can quantify population persistence to improve marine protected-area design. </w:t>
      </w:r>
      <w:r>
        <w:rPr>
          <w:i/>
        </w:rPr>
        <w:t>Ecological Applications</w:t>
      </w:r>
      <w:r>
        <w:t xml:space="preserve"> 24(2):257–270.</w:t>
      </w:r>
    </w:p>
    <w:p w14:paraId="6D38D768" w14:textId="77777777" w:rsidR="00BC3246" w:rsidRDefault="003E12B0" w:rsidP="00CC34B8">
      <w:pPr>
        <w:pStyle w:val="Bibliography"/>
        <w:spacing w:line="480" w:lineRule="auto"/>
      </w:pPr>
      <w:bookmarkStart w:id="171" w:name="ref-hilborn2004"/>
      <w:bookmarkEnd w:id="170"/>
      <w:r>
        <w:t xml:space="preserve">32. Hilborn R, Punt AE, Orensanz J (2004) Beyond band-aids in fisheries management: Fixing world fisheries. </w:t>
      </w:r>
      <w:r>
        <w:rPr>
          <w:i/>
        </w:rPr>
        <w:t>Bulletin of Marine Science</w:t>
      </w:r>
      <w:r>
        <w:t xml:space="preserve"> 74(3):493–507.</w:t>
      </w:r>
    </w:p>
    <w:p w14:paraId="38ACAB24" w14:textId="77777777" w:rsidR="00BC3246" w:rsidRDefault="003E12B0" w:rsidP="00CC34B8">
      <w:pPr>
        <w:pStyle w:val="Bibliography"/>
        <w:spacing w:line="480" w:lineRule="auto"/>
      </w:pPr>
      <w:bookmarkStart w:id="172" w:name="ref-hilborn1992"/>
      <w:bookmarkEnd w:id="171"/>
      <w:r>
        <w:t xml:space="preserve">33. Hilborn R (1992) Can fisheries agencies learn from experience? </w:t>
      </w:r>
      <w:r>
        <w:rPr>
          <w:i/>
        </w:rPr>
        <w:t>Fisheries</w:t>
      </w:r>
      <w:r>
        <w:t xml:space="preserve"> 17(4):6–14.</w:t>
      </w:r>
    </w:p>
    <w:p w14:paraId="532E4F61" w14:textId="77777777" w:rsidR="00BC3246" w:rsidRDefault="003E12B0" w:rsidP="00CC34B8">
      <w:pPr>
        <w:pStyle w:val="Bibliography"/>
        <w:spacing w:line="480" w:lineRule="auto"/>
      </w:pPr>
      <w:bookmarkStart w:id="173" w:name="ref-walters2004"/>
      <w:bookmarkEnd w:id="172"/>
      <w:r>
        <w:lastRenderedPageBreak/>
        <w:t xml:space="preserve">34. Walters CJ, Martell SJ (2004) </w:t>
      </w:r>
      <w:r>
        <w:rPr>
          <w:i/>
        </w:rPr>
        <w:t>Fisheries ecology and management</w:t>
      </w:r>
      <w:r>
        <w:t xml:space="preserve"> (Princeton University Press).</w:t>
      </w:r>
    </w:p>
    <w:p w14:paraId="32A82B22" w14:textId="77777777" w:rsidR="00BC3246" w:rsidRDefault="003E12B0" w:rsidP="00CC34B8">
      <w:pPr>
        <w:pStyle w:val="Bibliography"/>
        <w:spacing w:line="480" w:lineRule="auto"/>
      </w:pPr>
      <w:bookmarkStart w:id="174" w:name="ref-hastings2003"/>
      <w:bookmarkEnd w:id="173"/>
      <w:r>
        <w:t xml:space="preserve">35. Hastings A, Botsford LW (2003) Comparing Designs Of Marine Reserves For Fisheries And For Biodiversity. </w:t>
      </w:r>
      <w:r>
        <w:rPr>
          <w:i/>
        </w:rPr>
        <w:t>Ecological Applications</w:t>
      </w:r>
      <w:r>
        <w:t xml:space="preserve"> 13(sp1):65–70.</w:t>
      </w:r>
    </w:p>
    <w:p w14:paraId="788B8A98" w14:textId="77777777" w:rsidR="00BC3246" w:rsidRDefault="003E12B0" w:rsidP="00CC34B8">
      <w:pPr>
        <w:pStyle w:val="Bibliography"/>
        <w:spacing w:line="480" w:lineRule="auto"/>
      </w:pPr>
      <w:bookmarkStart w:id="175" w:name="ref-gerber2003"/>
      <w:bookmarkEnd w:id="174"/>
      <w:r>
        <w:t xml:space="preserve">36. Gerber LR, et al. (2003) Population Models For Marine Reserve Design: A Retrospective And Prospective Synthesis. </w:t>
      </w:r>
      <w:r>
        <w:rPr>
          <w:i/>
        </w:rPr>
        <w:t>Ecological Applications</w:t>
      </w:r>
      <w:r>
        <w:t xml:space="preserve"> 13(sp1):47–64.</w:t>
      </w:r>
    </w:p>
    <w:p w14:paraId="1C50E1DB" w14:textId="77777777" w:rsidR="00BC3246" w:rsidRDefault="003E12B0" w:rsidP="00CC34B8">
      <w:pPr>
        <w:pStyle w:val="Bibliography"/>
        <w:spacing w:line="480" w:lineRule="auto"/>
      </w:pPr>
      <w:bookmarkStart w:id="176" w:name="ref-hilborn2004a"/>
      <w:bookmarkEnd w:id="175"/>
      <w:r>
        <w:t xml:space="preserve">37. Hilborn R, et al. (2004) When can marine reserves improve fisheries management? </w:t>
      </w:r>
      <w:r>
        <w:rPr>
          <w:i/>
        </w:rPr>
        <w:t>Ocean &amp; Coastal Management</w:t>
      </w:r>
      <w:r>
        <w:t xml:space="preserve"> 47(34):197–205.</w:t>
      </w:r>
    </w:p>
    <w:p w14:paraId="65F5531E" w14:textId="77777777" w:rsidR="00BC3246" w:rsidRDefault="003E12B0" w:rsidP="00CC34B8">
      <w:pPr>
        <w:pStyle w:val="Bibliography"/>
        <w:spacing w:line="480" w:lineRule="auto"/>
      </w:pPr>
      <w:bookmarkStart w:id="177" w:name="ref-botsford2003"/>
      <w:bookmarkEnd w:id="176"/>
      <w:r>
        <w:t xml:space="preserve">38. Botsford LW, Micheli F, Hastings A (2003) Principles for the Design of Marine Reserves. </w:t>
      </w:r>
      <w:r>
        <w:rPr>
          <w:i/>
        </w:rPr>
        <w:t>Ecological Applications</w:t>
      </w:r>
      <w:r>
        <w:t xml:space="preserve"> 13(sp1):25–31.</w:t>
      </w:r>
    </w:p>
    <w:p w14:paraId="0F828775" w14:textId="77777777" w:rsidR="00BC3246" w:rsidRDefault="003E12B0" w:rsidP="00CC34B8">
      <w:pPr>
        <w:pStyle w:val="Bibliography"/>
        <w:spacing w:line="480" w:lineRule="auto"/>
      </w:pPr>
      <w:bookmarkStart w:id="178" w:name="ref-smith2003a"/>
      <w:bookmarkEnd w:id="177"/>
      <w:r>
        <w:t xml:space="preserve">39. Smith MD, Wilen JE (2003) Economic impacts of marine reserves: The importance of spatial behavior. </w:t>
      </w:r>
      <w:r>
        <w:rPr>
          <w:i/>
        </w:rPr>
        <w:t>Journal of Environmental Economics and Management</w:t>
      </w:r>
      <w:r>
        <w:t xml:space="preserve"> 46(2):183–206.</w:t>
      </w:r>
    </w:p>
    <w:p w14:paraId="1D935A04" w14:textId="77777777" w:rsidR="00BC3246" w:rsidRDefault="003E12B0" w:rsidP="00CC34B8">
      <w:pPr>
        <w:pStyle w:val="Bibliography"/>
        <w:spacing w:line="480" w:lineRule="auto"/>
      </w:pPr>
      <w:bookmarkStart w:id="179" w:name="ref-smith2006"/>
      <w:bookmarkEnd w:id="178"/>
      <w:r>
        <w:t>40. Smith K (2006) Distributions, relative abundances and reproductive biology of the deep-water crabs Hypothalassia acerba and Chaceon bicolor in southwestern Australia.</w:t>
      </w:r>
    </w:p>
    <w:p w14:paraId="38F0FC02" w14:textId="77777777" w:rsidR="00BC3246" w:rsidRDefault="003E12B0" w:rsidP="00CC34B8">
      <w:pPr>
        <w:pStyle w:val="Bibliography"/>
        <w:spacing w:line="480" w:lineRule="auto"/>
      </w:pPr>
      <w:bookmarkStart w:id="180" w:name="ref-walters2000a"/>
      <w:bookmarkEnd w:id="179"/>
      <w:r>
        <w:t xml:space="preserve">41. Walters C, Pauly D, Christensen V, Kitchell JF (2000) Representing Density Dependent Consequences of Life History Strategies in Aquatic Ecosystems: EcoSim II. </w:t>
      </w:r>
      <w:r>
        <w:rPr>
          <w:i/>
        </w:rPr>
        <w:t>Ecosystems</w:t>
      </w:r>
      <w:r>
        <w:t xml:space="preserve"> 3(1):70–83.</w:t>
      </w:r>
    </w:p>
    <w:p w14:paraId="1000A72E" w14:textId="77777777" w:rsidR="00BC3246" w:rsidRDefault="003E12B0" w:rsidP="00CC34B8">
      <w:pPr>
        <w:pStyle w:val="Bibliography"/>
        <w:spacing w:line="480" w:lineRule="auto"/>
      </w:pPr>
      <w:bookmarkStart w:id="181" w:name="ref-white2011"/>
      <w:bookmarkEnd w:id="180"/>
      <w:r>
        <w:t xml:space="preserve">42. White JW, et al. (2011) Linking models with monitoring data for assessing performance of no-take marine reserves. </w:t>
      </w:r>
      <w:r>
        <w:rPr>
          <w:i/>
        </w:rPr>
        <w:t>Frontiers in Ecology and the Environment</w:t>
      </w:r>
      <w:r>
        <w:t xml:space="preserve"> 9(7):390–399.</w:t>
      </w:r>
    </w:p>
    <w:p w14:paraId="041A4A02" w14:textId="77777777" w:rsidR="00BC3246" w:rsidRDefault="003E12B0" w:rsidP="00CC34B8">
      <w:pPr>
        <w:pStyle w:val="Bibliography"/>
        <w:spacing w:line="480" w:lineRule="auto"/>
      </w:pPr>
      <w:bookmarkStart w:id="182" w:name="ref-white2010c"/>
      <w:bookmarkEnd w:id="181"/>
      <w:r>
        <w:lastRenderedPageBreak/>
        <w:t xml:space="preserve">43. White JW, Botsford LW, Moffitt EA, Fischer DT (2010) Decision analysis for designing marine protected areas for multiple species with uncertain fishery status. </w:t>
      </w:r>
      <w:r>
        <w:rPr>
          <w:i/>
        </w:rPr>
        <w:t>Ecological Applications</w:t>
      </w:r>
      <w:r>
        <w:t xml:space="preserve"> 20(6):1523–1541.</w:t>
      </w:r>
    </w:p>
    <w:p w14:paraId="7F95EE56" w14:textId="77777777" w:rsidR="00BC3246" w:rsidRDefault="003E12B0" w:rsidP="00CC34B8">
      <w:pPr>
        <w:pStyle w:val="Bibliography"/>
        <w:spacing w:line="480" w:lineRule="auto"/>
      </w:pPr>
      <w:bookmarkStart w:id="183" w:name="ref-costello2010a"/>
      <w:bookmarkEnd w:id="182"/>
      <w:r>
        <w:t xml:space="preserve">44. Costello C, et al. (2010) The Value of Spatial Information in MPA Network Design. </w:t>
      </w:r>
      <w:r>
        <w:rPr>
          <w:i/>
        </w:rPr>
        <w:t>Proceedings of the National Academy of Sciences</w:t>
      </w:r>
      <w:r>
        <w:t xml:space="preserve"> 107(43):18294–18299.</w:t>
      </w:r>
    </w:p>
    <w:p w14:paraId="35E5619D" w14:textId="77777777" w:rsidR="00BC3246" w:rsidRDefault="003E12B0" w:rsidP="00CC34B8">
      <w:pPr>
        <w:pStyle w:val="Bibliography"/>
        <w:spacing w:line="480" w:lineRule="auto"/>
      </w:pPr>
      <w:bookmarkStart w:id="184" w:name="ref-thorson2017c"/>
      <w:bookmarkEnd w:id="183"/>
      <w:r>
        <w:t xml:space="preserve">45. Thorson JT, Munch SB, Cope JM, Gao J (2017) Predicting life history parameters for all fishes worldwide. </w:t>
      </w:r>
      <w:r>
        <w:rPr>
          <w:i/>
        </w:rPr>
        <w:t>Ecological Applications</w:t>
      </w:r>
      <w:r>
        <w:t>:n/a–n/a.</w:t>
      </w:r>
    </w:p>
    <w:p w14:paraId="3BDE8DFD" w14:textId="77777777" w:rsidR="00BC3246" w:rsidRDefault="003E12B0" w:rsidP="00CC34B8">
      <w:pPr>
        <w:pStyle w:val="Bibliography"/>
        <w:spacing w:line="480" w:lineRule="auto"/>
      </w:pPr>
      <w:bookmarkStart w:id="185" w:name="ref-love2011"/>
      <w:bookmarkEnd w:id="184"/>
      <w:r>
        <w:t xml:space="preserve">46. Love MS (2011) </w:t>
      </w:r>
      <w:r>
        <w:rPr>
          <w:i/>
        </w:rPr>
        <w:t>Certainly more than you want to know about the fishes of the Pacific Coast: A postmodern experience</w:t>
      </w:r>
      <w:r>
        <w:t xml:space="preserve"> (Really Big Press, Santa Barbara, Calif.).</w:t>
      </w:r>
    </w:p>
    <w:p w14:paraId="63FA0776" w14:textId="77777777" w:rsidR="00BC3246" w:rsidRDefault="003E12B0" w:rsidP="00CC34B8">
      <w:pPr>
        <w:pStyle w:val="Bibliography"/>
        <w:spacing w:line="480" w:lineRule="auto"/>
      </w:pPr>
      <w:bookmarkStart w:id="186" w:name="ref-rassweiler2012"/>
      <w:bookmarkEnd w:id="185"/>
      <w:r>
        <w:t xml:space="preserve">47. Rassweiler A, Costello C, Siegel DA (2012) Marine protected areas and the value of spatially optimized fishery management. </w:t>
      </w:r>
      <w:r>
        <w:rPr>
          <w:i/>
        </w:rPr>
        <w:t>Proceedings of the National Academy of Sciences</w:t>
      </w:r>
      <w:r>
        <w:t xml:space="preserve"> 109(29):11884–11889.</w:t>
      </w:r>
    </w:p>
    <w:p w14:paraId="09FD30EF" w14:textId="77777777" w:rsidR="00BC3246" w:rsidRDefault="003E12B0" w:rsidP="00CC34B8">
      <w:pPr>
        <w:pStyle w:val="Bibliography"/>
        <w:spacing w:line="480" w:lineRule="auto"/>
      </w:pPr>
      <w:bookmarkStart w:id="187" w:name="ref-alonzo2004"/>
      <w:bookmarkEnd w:id="186"/>
      <w:r>
        <w:t xml:space="preserve">48. Alonzo S, Key M, Ish T, MacCall AD (2004) </w:t>
      </w:r>
      <w:r>
        <w:rPr>
          <w:i/>
        </w:rPr>
        <w:t>Status of the California Sheephead Stock for 2004</w:t>
      </w:r>
      <w:r>
        <w:t>.</w:t>
      </w:r>
    </w:p>
    <w:p w14:paraId="514AE5FD" w14:textId="77777777" w:rsidR="00BC3246" w:rsidRDefault="003E12B0" w:rsidP="00CC34B8">
      <w:pPr>
        <w:pStyle w:val="Bibliography"/>
        <w:spacing w:line="480" w:lineRule="auto"/>
      </w:pPr>
      <w:bookmarkStart w:id="188" w:name="ref-dick2017"/>
      <w:bookmarkEnd w:id="187"/>
      <w:r>
        <w:t xml:space="preserve">49. Dick EJ, et al. (2017) </w:t>
      </w:r>
      <w:r>
        <w:rPr>
          <w:i/>
        </w:rPr>
        <w:t>The Combined Status of Blue and Deacon Rockfishes in U.S. Waters off California and Oregon in 2017</w:t>
      </w:r>
      <w:r>
        <w:t xml:space="preserve"> (Pacific Fishery Management Council, Portland, OR).</w:t>
      </w:r>
    </w:p>
    <w:p w14:paraId="4165F859" w14:textId="77777777" w:rsidR="00BC3246" w:rsidRDefault="003E12B0" w:rsidP="00CC34B8">
      <w:pPr>
        <w:pStyle w:val="Bibliography"/>
        <w:spacing w:line="480" w:lineRule="auto"/>
      </w:pPr>
      <w:bookmarkStart w:id="189" w:name="ref-ferraro2018"/>
      <w:bookmarkEnd w:id="188"/>
      <w:r>
        <w:t xml:space="preserve">50. Ferraro PJ, Sanchirico JN, Smith MD (2018) Causal inference in coupled human and natural systems. </w:t>
      </w:r>
      <w:r>
        <w:rPr>
          <w:i/>
        </w:rPr>
        <w:t>Proceedings of the National Academy of Sciences</w:t>
      </w:r>
      <w:r>
        <w:t>:201805563.</w:t>
      </w:r>
    </w:p>
    <w:p w14:paraId="7FF53536" w14:textId="77777777" w:rsidR="00BC3246" w:rsidRDefault="003E12B0" w:rsidP="00CC34B8">
      <w:pPr>
        <w:pStyle w:val="Bibliography"/>
        <w:spacing w:line="480" w:lineRule="auto"/>
      </w:pPr>
      <w:bookmarkStart w:id="190" w:name="ref-larsen2019"/>
      <w:bookmarkEnd w:id="189"/>
      <w:r>
        <w:lastRenderedPageBreak/>
        <w:t xml:space="preserve">51. Larsen AE, Meng K, Kendall BE (2019) Causal analysis in controlImpact ecological studies with observational data. </w:t>
      </w:r>
      <w:r>
        <w:rPr>
          <w:i/>
        </w:rPr>
        <w:t>Methods in Ecology and Evolution</w:t>
      </w:r>
      <w:r>
        <w:t xml:space="preserve"> 0(0). doi:</w:t>
      </w:r>
      <w:hyperlink r:id="rId20">
        <w:r>
          <w:rPr>
            <w:rStyle w:val="Hyperlink"/>
          </w:rPr>
          <w:t>10.1111/2041-210X.13190</w:t>
        </w:r>
      </w:hyperlink>
      <w:r>
        <w:t>.</w:t>
      </w:r>
    </w:p>
    <w:p w14:paraId="7D07525F" w14:textId="77777777" w:rsidR="00BC3246" w:rsidRDefault="003E12B0" w:rsidP="00CC34B8">
      <w:pPr>
        <w:pStyle w:val="Bibliography"/>
        <w:spacing w:line="480" w:lineRule="auto"/>
      </w:pPr>
      <w:bookmarkStart w:id="191" w:name="ref-rassweiler2014"/>
      <w:bookmarkEnd w:id="190"/>
      <w:r>
        <w:t xml:space="preserve">52. Rassweiler A, Costello C, Hilborn R, Siegel DA (2014) Integrating scientific guidance into marine spatial planning. </w:t>
      </w:r>
      <w:r>
        <w:rPr>
          <w:i/>
        </w:rPr>
        <w:t>Proceedings of the Royal Society B: Biological Sciences</w:t>
      </w:r>
      <w:r>
        <w:t xml:space="preserve"> 281(1781):20132252.</w:t>
      </w:r>
    </w:p>
    <w:p w14:paraId="1CF00D29" w14:textId="77777777" w:rsidR="00BC3246" w:rsidRDefault="003E12B0" w:rsidP="00CC34B8">
      <w:pPr>
        <w:pStyle w:val="Bibliography"/>
        <w:spacing w:line="480" w:lineRule="auto"/>
      </w:pPr>
      <w:bookmarkStart w:id="192" w:name="ref-halpern2004"/>
      <w:bookmarkEnd w:id="191"/>
      <w:r>
        <w:t xml:space="preserve">53. Halpern BS, Gaines SD, Warner RR (2004) Confounding effects of the export of production and the displacement of fishing effort from marine reserves. </w:t>
      </w:r>
      <w:r>
        <w:rPr>
          <w:i/>
        </w:rPr>
        <w:t>Ecological Applications</w:t>
      </w:r>
      <w:r>
        <w:t xml:space="preserve"> 14(4):1248–1256.</w:t>
      </w:r>
    </w:p>
    <w:p w14:paraId="4035A11B" w14:textId="77777777" w:rsidR="00BC3246" w:rsidRDefault="003E12B0" w:rsidP="00CC34B8">
      <w:pPr>
        <w:pStyle w:val="Bibliography"/>
        <w:spacing w:line="480" w:lineRule="auto"/>
      </w:pPr>
      <w:bookmarkStart w:id="193" w:name="ref-gentemann2017"/>
      <w:bookmarkEnd w:id="192"/>
      <w:r>
        <w:t xml:space="preserve">54. Gentemann CL, Fewings MR, García-Reyes M (2017) Satellite sea surface temperatures along the West Coast of the United States during the 20142016 northeast Pacific marine heat wave. </w:t>
      </w:r>
      <w:r>
        <w:rPr>
          <w:i/>
        </w:rPr>
        <w:t>Geophysical Research Letters</w:t>
      </w:r>
      <w:r>
        <w:t xml:space="preserve"> 44(1):312–319.</w:t>
      </w:r>
    </w:p>
    <w:p w14:paraId="64726006" w14:textId="77777777" w:rsidR="00BC3246" w:rsidRDefault="003E12B0" w:rsidP="00CC34B8">
      <w:pPr>
        <w:pStyle w:val="Bibliography"/>
        <w:spacing w:line="480" w:lineRule="auto"/>
      </w:pPr>
      <w:bookmarkStart w:id="194" w:name="ref-freedman2019"/>
      <w:bookmarkEnd w:id="193"/>
      <w:r>
        <w:t>55. Freedman R (2019) Understanding the Efficacy of Spatial Management on Emerging Threats. PhD thesis (University of California, Santa Barbara).</w:t>
      </w:r>
    </w:p>
    <w:p w14:paraId="12DAB082" w14:textId="77777777" w:rsidR="00BC3246" w:rsidRDefault="003E12B0" w:rsidP="00CC34B8">
      <w:pPr>
        <w:pStyle w:val="Bibliography"/>
        <w:spacing w:line="480" w:lineRule="auto"/>
      </w:pPr>
      <w:bookmarkStart w:id="195" w:name="ref-thorson2012"/>
      <w:bookmarkEnd w:id="194"/>
      <w:r>
        <w:t xml:space="preserve">56. Thorson JT, Cope JM, Branch TA, Jensen OP (2012) Spawning biomass reference points for exploited marine fishes, incorporating taxonomic and body size information. </w:t>
      </w:r>
      <w:r>
        <w:rPr>
          <w:i/>
        </w:rPr>
        <w:t>Canadian Journal of Fisheries and Aquatic Sciences</w:t>
      </w:r>
      <w:r>
        <w:t xml:space="preserve"> 69(9):1556–1568.</w:t>
      </w:r>
    </w:p>
    <w:p w14:paraId="6AB21509" w14:textId="77777777" w:rsidR="00BC3246" w:rsidRDefault="003E12B0" w:rsidP="00CC34B8">
      <w:pPr>
        <w:pStyle w:val="Bibliography"/>
        <w:spacing w:line="480" w:lineRule="auto"/>
      </w:pPr>
      <w:bookmarkStart w:id="196" w:name="ref-costello2012"/>
      <w:bookmarkEnd w:id="195"/>
      <w:r>
        <w:t xml:space="preserve">57. Costello C, Gaines S, Gerber LR (2012) Conservation science: A market approach to saving the whales. </w:t>
      </w:r>
      <w:r>
        <w:rPr>
          <w:i/>
        </w:rPr>
        <w:t>Nature</w:t>
      </w:r>
      <w:r>
        <w:t xml:space="preserve"> 481(7380):139–140.</w:t>
      </w:r>
    </w:p>
    <w:p w14:paraId="4CDDE1BF" w14:textId="77777777" w:rsidR="00BC3246" w:rsidRDefault="003E12B0" w:rsidP="00CC34B8">
      <w:pPr>
        <w:pStyle w:val="Bibliography"/>
        <w:spacing w:line="480" w:lineRule="auto"/>
      </w:pPr>
      <w:bookmarkStart w:id="197" w:name="ref-rosenberg2018"/>
      <w:bookmarkEnd w:id="196"/>
      <w:r>
        <w:t xml:space="preserve">58. Rosenberg AA, et al. (2018) Applying a New Ensemble Approach to Estimating Stock Status of Marine Fisheries around the World. </w:t>
      </w:r>
      <w:r>
        <w:rPr>
          <w:i/>
        </w:rPr>
        <w:t>Conservation Letters</w:t>
      </w:r>
      <w:r>
        <w:t xml:space="preserve"> 11(1):e12363.</w:t>
      </w:r>
    </w:p>
    <w:p w14:paraId="772A304E" w14:textId="77777777" w:rsidR="00BC3246" w:rsidRDefault="003E12B0" w:rsidP="00CC34B8">
      <w:pPr>
        <w:pStyle w:val="Bibliography"/>
        <w:spacing w:line="480" w:lineRule="auto"/>
      </w:pPr>
      <w:bookmarkStart w:id="198" w:name="ref-halpern2002"/>
      <w:bookmarkEnd w:id="197"/>
      <w:r>
        <w:lastRenderedPageBreak/>
        <w:t xml:space="preserve">59. Halpern BS, Warner RR (2002) Marine reserves have rapid and lasting effects. </w:t>
      </w:r>
      <w:r>
        <w:rPr>
          <w:i/>
        </w:rPr>
        <w:t>Ecology Letters</w:t>
      </w:r>
      <w:r>
        <w:t xml:space="preserve"> 5(3):361–366.</w:t>
      </w:r>
    </w:p>
    <w:p w14:paraId="288C0AF6" w14:textId="77777777" w:rsidR="00BC3246" w:rsidRDefault="003E12B0" w:rsidP="00CC34B8">
      <w:pPr>
        <w:pStyle w:val="Bibliography"/>
        <w:spacing w:line="480" w:lineRule="auto"/>
      </w:pPr>
      <w:bookmarkStart w:id="199" w:name="ref-nickols2019"/>
      <w:bookmarkEnd w:id="198"/>
      <w:r>
        <w:t xml:space="preserve">60. Nickols KJ, et al. (2019) Setting ecological expectations for adaptive management of marine protected areas. </w:t>
      </w:r>
      <w:r>
        <w:rPr>
          <w:i/>
        </w:rPr>
        <w:t>Journal of Applied Ecology</w:t>
      </w:r>
      <w:r>
        <w:t xml:space="preserve"> 0(0). doi:</w:t>
      </w:r>
      <w:hyperlink r:id="rId21">
        <w:r>
          <w:rPr>
            <w:rStyle w:val="Hyperlink"/>
          </w:rPr>
          <w:t>10.1111/1365-2664.13463</w:t>
        </w:r>
      </w:hyperlink>
      <w:r>
        <w:t>.</w:t>
      </w:r>
    </w:p>
    <w:p w14:paraId="1F8D4521" w14:textId="77777777" w:rsidR="00BC3246" w:rsidRDefault="003E12B0" w:rsidP="00CC34B8">
      <w:pPr>
        <w:pStyle w:val="Bibliography"/>
        <w:spacing w:line="480" w:lineRule="auto"/>
      </w:pPr>
      <w:bookmarkStart w:id="200" w:name="ref-kaplan2019"/>
      <w:bookmarkEnd w:id="199"/>
      <w:r>
        <w:t xml:space="preserve">61. Kaplan KA, et al. (2019) Setting expected timelines of fished population recovery for the adaptive management of a marine protected area network. </w:t>
      </w:r>
      <w:r>
        <w:rPr>
          <w:i/>
        </w:rPr>
        <w:t>Ecological Applications</w:t>
      </w:r>
      <w:r>
        <w:t xml:space="preserve"> 29(6):e01949.</w:t>
      </w:r>
    </w:p>
    <w:p w14:paraId="09A1BA97" w14:textId="77777777" w:rsidR="00BC3246" w:rsidRDefault="003E12B0" w:rsidP="00CC34B8">
      <w:pPr>
        <w:pStyle w:val="Bibliography"/>
        <w:spacing w:line="480" w:lineRule="auto"/>
      </w:pPr>
      <w:bookmarkStart w:id="201" w:name="ref-rcoreteam2019"/>
      <w:bookmarkEnd w:id="200"/>
      <w:r>
        <w:t>62. R Core Team (2019) R: A Language and Environment for Statistical Computing.</w:t>
      </w:r>
    </w:p>
    <w:p w14:paraId="1C7FDDCB" w14:textId="77777777" w:rsidR="00BC3246" w:rsidRDefault="003E12B0" w:rsidP="00CC34B8">
      <w:pPr>
        <w:pStyle w:val="Bibliography"/>
        <w:spacing w:line="480" w:lineRule="auto"/>
      </w:pPr>
      <w:bookmarkStart w:id="202" w:name="ref-carpenter2017"/>
      <w:bookmarkEnd w:id="201"/>
      <w:r>
        <w:t xml:space="preserve">63. Carpenter B, et al. (2017) </w:t>
      </w:r>
      <w:r>
        <w:rPr>
          <w:i/>
        </w:rPr>
        <w:t>Stan</w:t>
      </w:r>
      <w:r>
        <w:t xml:space="preserve"> : A Probabilistic Programming Language. </w:t>
      </w:r>
      <w:r>
        <w:rPr>
          <w:i/>
        </w:rPr>
        <w:t>Journal of Statistical Software</w:t>
      </w:r>
      <w:r>
        <w:t xml:space="preserve"> 76(1). doi:</w:t>
      </w:r>
      <w:hyperlink r:id="rId22">
        <w:r>
          <w:rPr>
            <w:rStyle w:val="Hyperlink"/>
          </w:rPr>
          <w:t>10.18637/jss.v076.i01</w:t>
        </w:r>
      </w:hyperlink>
      <w:r>
        <w:t>.</w:t>
      </w:r>
    </w:p>
    <w:p w14:paraId="706C6B4B" w14:textId="77777777" w:rsidR="00BC3246" w:rsidRDefault="003E12B0" w:rsidP="00CC34B8">
      <w:pPr>
        <w:pStyle w:val="Bibliography"/>
        <w:spacing w:line="480" w:lineRule="auto"/>
      </w:pPr>
      <w:bookmarkStart w:id="203" w:name="ref-goodrich2020"/>
      <w:bookmarkEnd w:id="202"/>
      <w:r>
        <w:t>64. Goodrich B, Ali I, Brilleman S (2020) Rstanarm: Bayesian applied regression modeling via Stan.</w:t>
      </w:r>
    </w:p>
    <w:p w14:paraId="0A5CFF15" w14:textId="77777777" w:rsidR="00BC3246" w:rsidRDefault="003E12B0" w:rsidP="00CC34B8">
      <w:pPr>
        <w:pStyle w:val="Bibliography"/>
        <w:spacing w:line="480" w:lineRule="auto"/>
      </w:pPr>
      <w:bookmarkStart w:id="204" w:name="ref-mace1994"/>
      <w:bookmarkEnd w:id="203"/>
      <w:r>
        <w:t xml:space="preserve">65. Mace PM (1994) Relationships between Common Biological Reference Points Used as Thresholds and Targets of Fisheries Management Strategies. </w:t>
      </w:r>
      <w:r>
        <w:rPr>
          <w:i/>
        </w:rPr>
        <w:t>Canadian Journal of Fisheries and Aquatic Sciences</w:t>
      </w:r>
      <w:r>
        <w:t xml:space="preserve"> 51(1):110–122.</w:t>
      </w:r>
    </w:p>
    <w:p w14:paraId="2CB26C39" w14:textId="77777777" w:rsidR="00BC3246" w:rsidRDefault="003E12B0" w:rsidP="00CC34B8">
      <w:pPr>
        <w:pStyle w:val="Bibliography"/>
        <w:spacing w:line="480" w:lineRule="auto"/>
      </w:pPr>
      <w:bookmarkStart w:id="205" w:name="ref-babcock2011"/>
      <w:bookmarkEnd w:id="204"/>
      <w:r>
        <w:t xml:space="preserve">66. Babcock EA, MacCall AD (2011) How useful is the ratio of fish density outside versus inside no-take marine reserves as a metric for fishery management control rules? </w:t>
      </w:r>
      <w:r>
        <w:rPr>
          <w:i/>
        </w:rPr>
        <w:t>Canadian Journal of Fisheries and Aquatic Sciences</w:t>
      </w:r>
      <w:r>
        <w:t xml:space="preserve"> 68(2):343–359.</w:t>
      </w:r>
    </w:p>
    <w:p w14:paraId="53EE84E6" w14:textId="77777777" w:rsidR="00BC3246" w:rsidRDefault="003E12B0" w:rsidP="00CC34B8">
      <w:pPr>
        <w:pStyle w:val="Bibliography"/>
        <w:spacing w:line="480" w:lineRule="auto"/>
      </w:pPr>
      <w:bookmarkStart w:id="206" w:name="ref-babcock2010"/>
      <w:bookmarkEnd w:id="205"/>
      <w:r>
        <w:lastRenderedPageBreak/>
        <w:t xml:space="preserve">67. Babcock RC, et al. (2010) Decadal trends in marine reserves reveal differential rates of change in direct and indirect effects. </w:t>
      </w:r>
      <w:r>
        <w:rPr>
          <w:i/>
        </w:rPr>
        <w:t>Proceedings of the National Academy of Sciences</w:t>
      </w:r>
      <w:r>
        <w:t xml:space="preserve"> 107(43):18256–18261.</w:t>
      </w:r>
    </w:p>
    <w:p w14:paraId="006D3C42" w14:textId="77777777" w:rsidR="00BC3246" w:rsidRDefault="003E12B0" w:rsidP="00CC34B8">
      <w:pPr>
        <w:pStyle w:val="Bibliography"/>
        <w:spacing w:line="480" w:lineRule="auto"/>
      </w:pPr>
      <w:bookmarkStart w:id="207" w:name="ref-pershing2015a"/>
      <w:bookmarkEnd w:id="206"/>
      <w:r>
        <w:t xml:space="preserve">68. Pershing AJ, et al. (2015) Slow adaptation in the face of rapid warming leads to collapse of the Gulf of Maine cod fishery. </w:t>
      </w:r>
      <w:r>
        <w:rPr>
          <w:i/>
        </w:rPr>
        <w:t>Science</w:t>
      </w:r>
      <w:r>
        <w:t xml:space="preserve"> 350(6262):809–812.</w:t>
      </w:r>
    </w:p>
    <w:p w14:paraId="79AD5523" w14:textId="77777777" w:rsidR="00BC3246" w:rsidRDefault="003E12B0" w:rsidP="00CC34B8">
      <w:pPr>
        <w:pStyle w:val="Bibliography"/>
        <w:spacing w:line="480" w:lineRule="auto"/>
      </w:pPr>
      <w:bookmarkStart w:id="208" w:name="ref-clark2015"/>
      <w:bookmarkEnd w:id="207"/>
      <w:r>
        <w:t xml:space="preserve">69. Clark AT, et al. (2015) Spatial convergent cross mapping to detect causal relationships from short time series. </w:t>
      </w:r>
      <w:r>
        <w:rPr>
          <w:i/>
        </w:rPr>
        <w:t>Ecology</w:t>
      </w:r>
      <w:r>
        <w:t xml:space="preserve"> 96(5):1174–1181.</w:t>
      </w:r>
      <w:bookmarkEnd w:id="140"/>
      <w:bookmarkEnd w:id="208"/>
    </w:p>
    <w:sectPr w:rsidR="00BC3246" w:rsidSect="00EF3FAE">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Owen Liu" w:date="2020-04-20T13:40:00Z" w:initials="OL">
    <w:p w14:paraId="7086D5C4" w14:textId="552FD2EE" w:rsidR="002924A1" w:rsidRDefault="002924A1">
      <w:pPr>
        <w:pStyle w:val="CommentText"/>
      </w:pPr>
      <w:r>
        <w:rPr>
          <w:rStyle w:val="CommentReference"/>
        </w:rPr>
        <w:annotationRef/>
      </w:r>
      <w:r>
        <w:t>If you’re cutting you don’t need any of this</w:t>
      </w:r>
    </w:p>
  </w:comment>
  <w:comment w:id="51" w:author="Owen Liu" w:date="2020-04-21T11:56:00Z" w:initials="OL">
    <w:p w14:paraId="5D02AAAE" w14:textId="79C93044" w:rsidR="002924A1" w:rsidRDefault="002924A1">
      <w:pPr>
        <w:pStyle w:val="CommentText"/>
      </w:pPr>
      <w:r>
        <w:rPr>
          <w:rStyle w:val="CommentReference"/>
        </w:rPr>
        <w:annotationRef/>
      </w:r>
      <w:r>
        <w:t>A little fishery jargon—‘sustainable’?</w:t>
      </w:r>
    </w:p>
  </w:comment>
  <w:comment w:id="57" w:author="Owen Liu" w:date="2020-04-21T11:57:00Z" w:initials="OL">
    <w:p w14:paraId="7EE6575D" w14:textId="674D82F2" w:rsidR="002924A1" w:rsidRDefault="002924A1">
      <w:pPr>
        <w:pStyle w:val="CommentText"/>
      </w:pPr>
      <w:r>
        <w:rPr>
          <w:rStyle w:val="CommentReference"/>
        </w:rPr>
        <w:annotationRef/>
      </w:r>
      <w:r>
        <w:t>I know this is a tease, but likely a Figure reference is called for here</w:t>
      </w:r>
    </w:p>
  </w:comment>
  <w:comment w:id="60" w:author="Owen Liu" w:date="2020-04-21T12:00:00Z" w:initials="OL">
    <w:p w14:paraId="61A9167A" w14:textId="488AF92D" w:rsidR="002924A1" w:rsidRDefault="002924A1">
      <w:pPr>
        <w:pStyle w:val="CommentText"/>
      </w:pPr>
      <w:r>
        <w:rPr>
          <w:rStyle w:val="CommentReference"/>
        </w:rPr>
        <w:annotationRef/>
      </w:r>
      <w:r>
        <w:t>I love posing questions, but you’ve done this in many paragraphs. Maybe for this one, more of a declarative statement is better.</w:t>
      </w:r>
    </w:p>
  </w:comment>
  <w:comment w:id="78" w:author="Owen Liu" w:date="2020-04-21T12:08:00Z" w:initials="OL">
    <w:p w14:paraId="121BB51C" w14:textId="1EBA55DA" w:rsidR="002924A1" w:rsidRDefault="002924A1">
      <w:pPr>
        <w:pStyle w:val="CommentText"/>
      </w:pPr>
      <w:r>
        <w:rPr>
          <w:rStyle w:val="CommentReference"/>
        </w:rPr>
        <w:annotationRef/>
      </w:r>
      <w:r>
        <w:t>Right?</w:t>
      </w:r>
    </w:p>
  </w:comment>
  <w:comment w:id="82" w:author="Owen Liu" w:date="2020-04-21T12:34:00Z" w:initials="OL">
    <w:p w14:paraId="716E0C40" w14:textId="0EAB5CA6" w:rsidR="002924A1" w:rsidRDefault="002924A1">
      <w:pPr>
        <w:pStyle w:val="CommentText"/>
      </w:pPr>
      <w:r>
        <w:rPr>
          <w:rStyle w:val="CommentReference"/>
        </w:rPr>
        <w:annotationRef/>
      </w:r>
      <w:r>
        <w:t>This is good explanation (and I like it!), but can be shortened or removed entirely if you/we really need to cut down. It could be said in one sentence:</w:t>
      </w:r>
      <w:r>
        <w:br/>
        <w:t>“Given the potential unreliability of response ratios for the detection of regional MPA effects, we instead utilized difference-in-difference regression.”</w:t>
      </w:r>
    </w:p>
  </w:comment>
  <w:comment w:id="89" w:author="Owen Liu" w:date="2020-04-21T12:42:00Z" w:initials="OL">
    <w:p w14:paraId="1D8F5979" w14:textId="104A6A53" w:rsidR="002924A1" w:rsidRDefault="002924A1">
      <w:pPr>
        <w:pStyle w:val="CommentText"/>
      </w:pPr>
      <w:r>
        <w:rPr>
          <w:rStyle w:val="CommentReference"/>
        </w:rPr>
        <w:annotationRef/>
      </w:r>
      <w:r>
        <w:t>I don’t think you need to qualify this.</w:t>
      </w:r>
    </w:p>
  </w:comment>
  <w:comment w:id="91" w:author="Owen Liu" w:date="2020-04-21T12:45:00Z" w:initials="OL">
    <w:p w14:paraId="2281C941" w14:textId="51A69EE8" w:rsidR="002924A1" w:rsidRDefault="002924A1">
      <w:pPr>
        <w:pStyle w:val="CommentText"/>
      </w:pPr>
      <w:r>
        <w:rPr>
          <w:rStyle w:val="CommentReference"/>
        </w:rPr>
        <w:annotationRef/>
      </w:r>
      <w:r>
        <w:t>Larger?</w:t>
      </w:r>
    </w:p>
  </w:comment>
  <w:comment w:id="92" w:author="Owen Liu" w:date="2020-04-21T12:45:00Z" w:initials="OL">
    <w:p w14:paraId="51A1BDC1" w14:textId="2C77C614" w:rsidR="002924A1" w:rsidRDefault="002924A1">
      <w:pPr>
        <w:pStyle w:val="CommentText"/>
      </w:pPr>
      <w:r>
        <w:rPr>
          <w:rStyle w:val="CommentReference"/>
        </w:rPr>
        <w:annotationRef/>
      </w:r>
      <w:r>
        <w:t>Larger?</w:t>
      </w:r>
    </w:p>
  </w:comment>
  <w:comment w:id="93" w:author="Owen Liu" w:date="2020-04-21T12:46:00Z" w:initials="OL">
    <w:p w14:paraId="28866F65" w14:textId="489C98DB" w:rsidR="002924A1" w:rsidRDefault="002924A1">
      <w:pPr>
        <w:pStyle w:val="CommentText"/>
      </w:pPr>
      <w:r>
        <w:rPr>
          <w:rStyle w:val="CommentReference"/>
        </w:rPr>
        <w:annotationRef/>
      </w:r>
      <w:r>
        <w:t>This sentence doesn’t mean much. This is constant effort right? Maybe you should just call it that.</w:t>
      </w:r>
      <w:r>
        <w:br/>
        <w:t>“These models assume ‘constant effort’, where fishers exert the same total fishing effort whether or not MPAs are implemented.”</w:t>
      </w:r>
    </w:p>
  </w:comment>
  <w:comment w:id="102" w:author="Owen Liu" w:date="2020-04-21T12:51:00Z" w:initials="OL">
    <w:p w14:paraId="57EC4764" w14:textId="6A498C96" w:rsidR="002924A1" w:rsidRDefault="002924A1">
      <w:pPr>
        <w:pStyle w:val="CommentText"/>
      </w:pPr>
      <w:r>
        <w:rPr>
          <w:rStyle w:val="CommentReference"/>
        </w:rPr>
        <w:annotationRef/>
      </w:r>
      <w:r>
        <w:t>Again, jargon?</w:t>
      </w:r>
    </w:p>
  </w:comment>
  <w:comment w:id="105" w:author="Owen Liu" w:date="2020-04-21T12:54:00Z" w:initials="OL">
    <w:p w14:paraId="2C6C2C89" w14:textId="77777777" w:rsidR="002924A1" w:rsidRDefault="002924A1" w:rsidP="002924A1">
      <w:pPr>
        <w:pStyle w:val="NormalWeb"/>
        <w:ind w:left="480" w:hanging="480"/>
      </w:pPr>
      <w:r>
        <w:rPr>
          <w:rStyle w:val="CommentReference"/>
        </w:rPr>
        <w:annotationRef/>
      </w:r>
      <w:r>
        <w:t xml:space="preserve">Reference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t xml:space="preserve">Liu, O. R., Kleisner, K. M., Smith, S. L., &amp; Kritzer, J. P. (2018). The use of spatial management tools in rights-based groundfish fisheries. </w:t>
      </w:r>
      <w:r>
        <w:rPr>
          <w:i/>
          <w:iCs/>
        </w:rPr>
        <w:t>Fish and Fisheries</w:t>
      </w:r>
      <w:r>
        <w:t>, 1–18. https://doi.org/10.1111/faf.12294</w:t>
      </w:r>
    </w:p>
    <w:p w14:paraId="4479F3FD" w14:textId="4CF55404" w:rsidR="002924A1" w:rsidRDefault="002924A1">
      <w:pPr>
        <w:pStyle w:val="CommentText"/>
      </w:pPr>
    </w:p>
  </w:comment>
  <w:comment w:id="114" w:author="Owen Liu" w:date="2020-04-21T13:00:00Z" w:initials="OL">
    <w:p w14:paraId="3148B7B3" w14:textId="19B08716" w:rsidR="00C4796B" w:rsidRDefault="00C4796B">
      <w:pPr>
        <w:pStyle w:val="CommentText"/>
      </w:pPr>
      <w:r>
        <w:rPr>
          <w:rStyle w:val="CommentReference"/>
        </w:rPr>
        <w:annotationRef/>
      </w:r>
      <w:r>
        <w:t>This is an abrupt change from the previous sentence. Can you rearrange a bit? Maybe talk about the potential effects on species of a MHW first, then talk about how you would/have measured that with DiD.</w:t>
      </w:r>
    </w:p>
  </w:comment>
  <w:comment w:id="128" w:author="Owen Liu" w:date="2020-04-21T13:09:00Z" w:initials="OL">
    <w:p w14:paraId="6B4269C3" w14:textId="40AF56BF" w:rsidR="00EB6655" w:rsidRDefault="00EB665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86D5C4" w15:done="0"/>
  <w15:commentEx w15:paraId="5D02AAAE" w15:done="0"/>
  <w15:commentEx w15:paraId="7EE6575D" w15:done="0"/>
  <w15:commentEx w15:paraId="61A9167A" w15:done="0"/>
  <w15:commentEx w15:paraId="121BB51C" w15:done="0"/>
  <w15:commentEx w15:paraId="716E0C40" w15:done="0"/>
  <w15:commentEx w15:paraId="1D8F5979" w15:done="0"/>
  <w15:commentEx w15:paraId="2281C941" w15:done="0"/>
  <w15:commentEx w15:paraId="51A1BDC1" w15:done="0"/>
  <w15:commentEx w15:paraId="28866F65" w15:done="0"/>
  <w15:commentEx w15:paraId="57EC4764" w15:done="0"/>
  <w15:commentEx w15:paraId="4479F3FD" w15:done="0"/>
  <w15:commentEx w15:paraId="3148B7B3" w15:done="0"/>
  <w15:commentEx w15:paraId="6B4269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86D5C4" w16cid:durableId="224824EB"/>
  <w16cid:commentId w16cid:paraId="5D02AAAE" w16cid:durableId="22495DEB"/>
  <w16cid:commentId w16cid:paraId="7EE6575D" w16cid:durableId="22495E45"/>
  <w16cid:commentId w16cid:paraId="61A9167A" w16cid:durableId="22495EDB"/>
  <w16cid:commentId w16cid:paraId="121BB51C" w16cid:durableId="224960D0"/>
  <w16cid:commentId w16cid:paraId="716E0C40" w16cid:durableId="224966CF"/>
  <w16cid:commentId w16cid:paraId="1D8F5979" w16cid:durableId="224968C4"/>
  <w16cid:commentId w16cid:paraId="2281C941" w16cid:durableId="22496964"/>
  <w16cid:commentId w16cid:paraId="51A1BDC1" w16cid:durableId="2249696A"/>
  <w16cid:commentId w16cid:paraId="28866F65" w16cid:durableId="2249699C"/>
  <w16cid:commentId w16cid:paraId="57EC4764" w16cid:durableId="22496AD3"/>
  <w16cid:commentId w16cid:paraId="4479F3FD" w16cid:durableId="22496B7D"/>
  <w16cid:commentId w16cid:paraId="3148B7B3" w16cid:durableId="22496CF7"/>
  <w16cid:commentId w16cid:paraId="6B4269C3" w16cid:durableId="22496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E5154" w14:textId="77777777" w:rsidR="00B90A77" w:rsidRDefault="00B90A77">
      <w:pPr>
        <w:spacing w:after="0"/>
      </w:pPr>
      <w:r>
        <w:separator/>
      </w:r>
    </w:p>
  </w:endnote>
  <w:endnote w:type="continuationSeparator" w:id="0">
    <w:p w14:paraId="518531C6" w14:textId="77777777" w:rsidR="00B90A77" w:rsidRDefault="00B90A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382B1" w14:textId="77777777" w:rsidR="00B90A77" w:rsidRDefault="00B90A77">
      <w:r>
        <w:separator/>
      </w:r>
    </w:p>
  </w:footnote>
  <w:footnote w:type="continuationSeparator" w:id="0">
    <w:p w14:paraId="7C46D9E4" w14:textId="77777777" w:rsidR="00B90A77" w:rsidRDefault="00B90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A3E9E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6CE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en Liu">
    <w15:presenceInfo w15:providerId="Windows Live" w15:userId="3daad41b83352a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04398"/>
    <w:rsid w:val="00130638"/>
    <w:rsid w:val="001B5E46"/>
    <w:rsid w:val="002924A1"/>
    <w:rsid w:val="002E4A79"/>
    <w:rsid w:val="002F3068"/>
    <w:rsid w:val="00332782"/>
    <w:rsid w:val="00354972"/>
    <w:rsid w:val="003B176D"/>
    <w:rsid w:val="003E12B0"/>
    <w:rsid w:val="00403614"/>
    <w:rsid w:val="004B2B94"/>
    <w:rsid w:val="004E29B3"/>
    <w:rsid w:val="00590D07"/>
    <w:rsid w:val="00784D58"/>
    <w:rsid w:val="008D6863"/>
    <w:rsid w:val="008E5983"/>
    <w:rsid w:val="00B86B75"/>
    <w:rsid w:val="00B90A77"/>
    <w:rsid w:val="00BC015F"/>
    <w:rsid w:val="00BC3246"/>
    <w:rsid w:val="00BC48D5"/>
    <w:rsid w:val="00C03E11"/>
    <w:rsid w:val="00C36279"/>
    <w:rsid w:val="00C4796B"/>
    <w:rsid w:val="00C53142"/>
    <w:rsid w:val="00CC34B8"/>
    <w:rsid w:val="00E315A3"/>
    <w:rsid w:val="00E74542"/>
    <w:rsid w:val="00E96713"/>
    <w:rsid w:val="00EB6655"/>
    <w:rsid w:val="00EF3F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6883"/>
  <w15:docId w15:val="{B340F9A3-5AE6-1240-8754-C1BA6DA0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EF3FAE"/>
  </w:style>
  <w:style w:type="character" w:styleId="CommentReference">
    <w:name w:val="annotation reference"/>
    <w:basedOn w:val="DefaultParagraphFont"/>
    <w:semiHidden/>
    <w:unhideWhenUsed/>
    <w:rsid w:val="00130638"/>
    <w:rPr>
      <w:sz w:val="16"/>
      <w:szCs w:val="16"/>
    </w:rPr>
  </w:style>
  <w:style w:type="paragraph" w:styleId="CommentText">
    <w:name w:val="annotation text"/>
    <w:basedOn w:val="Normal"/>
    <w:link w:val="CommentTextChar"/>
    <w:semiHidden/>
    <w:unhideWhenUsed/>
    <w:rsid w:val="00130638"/>
    <w:rPr>
      <w:sz w:val="20"/>
      <w:szCs w:val="20"/>
    </w:rPr>
  </w:style>
  <w:style w:type="character" w:customStyle="1" w:styleId="CommentTextChar">
    <w:name w:val="Comment Text Char"/>
    <w:basedOn w:val="DefaultParagraphFont"/>
    <w:link w:val="CommentText"/>
    <w:semiHidden/>
    <w:rsid w:val="00130638"/>
    <w:rPr>
      <w:sz w:val="20"/>
      <w:szCs w:val="20"/>
    </w:rPr>
  </w:style>
  <w:style w:type="paragraph" w:styleId="CommentSubject">
    <w:name w:val="annotation subject"/>
    <w:basedOn w:val="CommentText"/>
    <w:next w:val="CommentText"/>
    <w:link w:val="CommentSubjectChar"/>
    <w:semiHidden/>
    <w:unhideWhenUsed/>
    <w:rsid w:val="00130638"/>
    <w:rPr>
      <w:b/>
      <w:bCs/>
    </w:rPr>
  </w:style>
  <w:style w:type="character" w:customStyle="1" w:styleId="CommentSubjectChar">
    <w:name w:val="Comment Subject Char"/>
    <w:basedOn w:val="CommentTextChar"/>
    <w:link w:val="CommentSubject"/>
    <w:semiHidden/>
    <w:rsid w:val="00130638"/>
    <w:rPr>
      <w:b/>
      <w:bCs/>
      <w:sz w:val="20"/>
      <w:szCs w:val="20"/>
    </w:rPr>
  </w:style>
  <w:style w:type="paragraph" w:styleId="BalloonText">
    <w:name w:val="Balloon Text"/>
    <w:basedOn w:val="Normal"/>
    <w:link w:val="BalloonTextChar"/>
    <w:semiHidden/>
    <w:unhideWhenUsed/>
    <w:rsid w:val="0013063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30638"/>
    <w:rPr>
      <w:rFonts w:ascii="Segoe UI" w:hAnsi="Segoe UI" w:cs="Segoe UI"/>
      <w:sz w:val="18"/>
      <w:szCs w:val="18"/>
    </w:rPr>
  </w:style>
  <w:style w:type="paragraph" w:styleId="NormalWeb">
    <w:name w:val="Normal (Web)"/>
    <w:basedOn w:val="Normal"/>
    <w:uiPriority w:val="99"/>
    <w:semiHidden/>
    <w:unhideWhenUsed/>
    <w:rsid w:val="002924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506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anovando.shinyapps.io/simmpa/" TargetMode="External"/><Relationship Id="rId3" Type="http://schemas.openxmlformats.org/officeDocument/2006/relationships/styles" Target="styles.xml"/><Relationship Id="rId21" Type="http://schemas.openxmlformats.org/officeDocument/2006/relationships/hyperlink" Target="https://doi.org/10.1111/1365-2664.1346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DanOvando/regional-effects-of-mpa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2041-210X.13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novando.shinyapps.io/simmpa/"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8637/jss.v076.i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3C063-FC58-4016-BC87-2D61223E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47</Pages>
  <Words>9618</Words>
  <Characters>54829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Unclear Regional Effects of a Large Marine Protected Area Network</vt:lpstr>
    </vt:vector>
  </TitlesOfParts>
  <Company/>
  <LinksUpToDate>false</LinksUpToDate>
  <CharactersWithSpaces>64319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Unclear Regional Effects of a Large Marine Protected Area Network</dc:title>
  <dc:creator>Daniel Ovando; Jennifer E. Caselle; Christopher Costello; Olivier Deschenes; Steven D. Gaines; Ray Hilborn; Owen Liu</dc:creator>
  <cp:keywords/>
  <cp:lastModifiedBy>Owen Liu</cp:lastModifiedBy>
  <cp:revision>6</cp:revision>
  <dcterms:created xsi:type="dcterms:W3CDTF">2020-04-20T21:04:00Z</dcterms:created>
  <dcterms:modified xsi:type="dcterms:W3CDTF">2020-04-21T20:15:00Z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2020-04-19</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